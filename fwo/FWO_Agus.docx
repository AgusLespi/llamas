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787"/>
      </w:tblGrid>
      <w:tr w:rsidR="00437BF4" w:rsidRPr="00C1467C" w14:paraId="1242534C" w14:textId="77777777" w:rsidTr="00C4667A">
        <w:tc>
          <w:tcPr>
            <w:tcW w:w="8788" w:type="dxa"/>
            <w:shd w:val="clear" w:color="auto" w:fill="D9D9D9" w:themeFill="background1" w:themeFillShade="D9"/>
          </w:tcPr>
          <w:p w14:paraId="77B91407" w14:textId="308799A0" w:rsidR="00437BF4" w:rsidRPr="00AA6EB7" w:rsidRDefault="000502F5" w:rsidP="00AA6EB7">
            <w:pPr>
              <w:jc w:val="center"/>
              <w:rPr>
                <w:rFonts w:eastAsia="Times New Roman" w:cs="Times New Roman"/>
                <w:b/>
                <w:lang w:val="en-GB" w:eastAsia="nl-BE"/>
              </w:rPr>
            </w:pPr>
            <w:r w:rsidRPr="00AA6EB7">
              <w:rPr>
                <w:rFonts w:cs="Calibri"/>
                <w:b/>
                <w:lang w:val="en-US"/>
              </w:rPr>
              <w:t>APPLICATION POSTDOCTORAL FELLOWSHIP (j</w:t>
            </w:r>
            <w:r w:rsidR="004C5281" w:rsidRPr="00AA6EB7">
              <w:rPr>
                <w:rFonts w:cs="Calibri"/>
                <w:b/>
                <w:lang w:val="en-US"/>
              </w:rPr>
              <w:t>unio</w:t>
            </w:r>
            <w:r w:rsidRPr="00AA6EB7">
              <w:rPr>
                <w:rFonts w:cs="Calibri"/>
                <w:b/>
                <w:lang w:val="en-US"/>
              </w:rPr>
              <w:t>r/s</w:t>
            </w:r>
            <w:r w:rsidR="004C5281" w:rsidRPr="00AA6EB7">
              <w:rPr>
                <w:rFonts w:cs="Calibri"/>
                <w:b/>
                <w:lang w:val="en-US"/>
              </w:rPr>
              <w:t>enior</w:t>
            </w:r>
            <w:r w:rsidRPr="00AA6EB7">
              <w:rPr>
                <w:rFonts w:cs="Calibri"/>
                <w:b/>
                <w:lang w:val="en-US"/>
              </w:rPr>
              <w:t>)</w:t>
            </w:r>
            <w:r w:rsidRPr="00AA6EB7">
              <w:rPr>
                <w:rFonts w:cs="Calibri"/>
                <w:b/>
                <w:lang w:val="en-US"/>
              </w:rPr>
              <w:br/>
            </w:r>
            <w:r w:rsidR="00437BF4" w:rsidRPr="00AA6EB7">
              <w:rPr>
                <w:rFonts w:cs="Calibri"/>
                <w:b/>
                <w:lang w:val="en-US"/>
              </w:rPr>
              <w:t>PROJECT OUTLINE</w:t>
            </w:r>
            <w:r w:rsidR="00C4667A" w:rsidRPr="00AA6EB7">
              <w:rPr>
                <w:rFonts w:cs="Calibri"/>
                <w:b/>
                <w:lang w:val="en-US"/>
              </w:rPr>
              <w:t xml:space="preserve"> (MAX. 10 pages)</w:t>
            </w:r>
          </w:p>
        </w:tc>
      </w:tr>
    </w:tbl>
    <w:p w14:paraId="01E6C1FD" w14:textId="472B264A" w:rsidR="002E3BEC" w:rsidRPr="009961B2" w:rsidRDefault="00C1467C" w:rsidP="00AA6EB7">
      <w:pPr>
        <w:widowControl w:val="0"/>
        <w:spacing w:after="0" w:line="240" w:lineRule="auto"/>
        <w:jc w:val="both"/>
        <w:rPr>
          <w:b/>
          <w:lang w:val="en-US"/>
        </w:rPr>
      </w:pPr>
      <w:r>
        <w:rPr>
          <w:b/>
          <w:lang w:val="en-US"/>
        </w:rPr>
        <w:t xml:space="preserve">The importance of light and mycorrhizal fungi in determining </w:t>
      </w:r>
      <w:r w:rsidR="002E3BEC" w:rsidRPr="009961B2">
        <w:rPr>
          <w:b/>
          <w:lang w:val="en-US"/>
        </w:rPr>
        <w:t>the distribution of epiphytic orchids in mega-diverse tropical forests</w:t>
      </w:r>
    </w:p>
    <w:p w14:paraId="2E7A5FB3" w14:textId="3AF1D1EA" w:rsidR="00ED1743" w:rsidRPr="009961B2" w:rsidRDefault="0028080C" w:rsidP="009961B2">
      <w:pPr>
        <w:tabs>
          <w:tab w:val="left" w:pos="1635"/>
        </w:tabs>
        <w:spacing w:after="0" w:line="240" w:lineRule="auto"/>
        <w:rPr>
          <w:rFonts w:eastAsia="Times New Roman" w:cs="Times New Roman"/>
          <w:b/>
          <w:lang w:val="en-US" w:eastAsia="nl-BE"/>
        </w:rPr>
      </w:pPr>
      <w:r>
        <w:rPr>
          <w:rFonts w:eastAsia="Times New Roman" w:cs="Times New Roman"/>
          <w:b/>
          <w:lang w:val="en-US" w:eastAsia="nl-BE"/>
        </w:rPr>
        <w:tab/>
      </w:r>
    </w:p>
    <w:p w14:paraId="2D8BAE05" w14:textId="77777777" w:rsidR="00C4667A" w:rsidRPr="00AA6EB7" w:rsidRDefault="00C4667A" w:rsidP="00AA6EB7">
      <w:pPr>
        <w:pStyle w:val="Ttulo1"/>
        <w:spacing w:line="240" w:lineRule="auto"/>
        <w:rPr>
          <w:rFonts w:eastAsia="Times New Roman" w:cs="Times New Roman"/>
          <w:b w:val="0"/>
          <w:szCs w:val="22"/>
          <w:lang w:val="en-GB" w:eastAsia="nl-BE"/>
        </w:rPr>
      </w:pPr>
      <w:r w:rsidRPr="00AA6EB7">
        <w:rPr>
          <w:szCs w:val="22"/>
          <w:lang w:val="en-GB"/>
        </w:rPr>
        <w:t>Rationale and positioning with regard to the state-of-the-art</w:t>
      </w:r>
      <w:r w:rsidRPr="00AA6EB7" w:rsidDel="00417B14">
        <w:rPr>
          <w:rFonts w:eastAsia="Times New Roman" w:cs="Times New Roman"/>
          <w:szCs w:val="22"/>
          <w:lang w:val="en-GB" w:eastAsia="nl-BE"/>
        </w:rPr>
        <w:t xml:space="preserve"> </w:t>
      </w:r>
    </w:p>
    <w:p w14:paraId="35142F92" w14:textId="5044F46C" w:rsidR="006178B5" w:rsidRPr="00AA6EB7" w:rsidRDefault="006178B5" w:rsidP="00AA6EB7">
      <w:pPr>
        <w:spacing w:after="0" w:line="240" w:lineRule="auto"/>
        <w:rPr>
          <w:rFonts w:eastAsia="Times New Roman" w:cs="Times New Roman"/>
          <w:lang w:val="en-US" w:eastAsia="nl-BE"/>
        </w:rPr>
      </w:pPr>
    </w:p>
    <w:sdt>
      <w:sdtPr>
        <w:id w:val="-1500180758"/>
        <w:placeholder>
          <w:docPart w:val="58130462207047A9808CB352CB713721"/>
        </w:placeholder>
      </w:sdtPr>
      <w:sdtEndPr/>
      <w:sdtContent>
        <w:p w14:paraId="62D8CB8D" w14:textId="076CEF77" w:rsidR="002E3BEC" w:rsidRPr="00A57827" w:rsidRDefault="00A174EF" w:rsidP="00AA6EB7">
          <w:pPr>
            <w:spacing w:after="0" w:line="240" w:lineRule="auto"/>
            <w:jc w:val="both"/>
            <w:rPr>
              <w:lang w:val="en-US"/>
            </w:rPr>
          </w:pPr>
          <w:r w:rsidRPr="009961B2">
            <w:rPr>
              <w:lang w:val="en-US"/>
            </w:rPr>
            <w:t>Understanding the</w:t>
          </w:r>
          <w:r w:rsidR="002E3BEC" w:rsidRPr="009961B2">
            <w:rPr>
              <w:lang w:val="en-US"/>
            </w:rPr>
            <w:t xml:space="preserve"> various</w:t>
          </w:r>
          <w:r w:rsidRPr="009961B2">
            <w:rPr>
              <w:lang w:val="en-US"/>
            </w:rPr>
            <w:t xml:space="preserve"> </w:t>
          </w:r>
          <w:r w:rsidRPr="009961B2">
            <w:rPr>
              <w:b/>
              <w:lang w:val="en-US"/>
            </w:rPr>
            <w:t xml:space="preserve">factors that limit </w:t>
          </w:r>
          <w:r w:rsidRPr="00A57827">
            <w:rPr>
              <w:b/>
              <w:lang w:val="en-US"/>
            </w:rPr>
            <w:t>distribution</w:t>
          </w:r>
          <w:r w:rsidRPr="00A57827">
            <w:rPr>
              <w:lang w:val="en-US"/>
            </w:rPr>
            <w:t xml:space="preserve"> </w:t>
          </w:r>
          <w:r w:rsidR="00C1467C">
            <w:rPr>
              <w:lang w:val="en-US"/>
            </w:rPr>
            <w:t xml:space="preserve">of plant and animal species </w:t>
          </w:r>
          <w:r w:rsidRPr="00A57827">
            <w:rPr>
              <w:lang w:val="en-US"/>
            </w:rPr>
            <w:t>is a longstanding question in ecology</w:t>
          </w:r>
          <w:r w:rsidR="009961B2">
            <w:rPr>
              <w:lang w:val="en-US"/>
            </w:rPr>
            <w:t xml:space="preserve"> </w:t>
          </w:r>
          <w:r w:rsidR="009961B2">
            <w:rPr>
              <w:lang w:val="en-US"/>
            </w:rPr>
            <w:fldChar w:fldCharType="begin" w:fldLock="1"/>
          </w:r>
          <w:r w:rsidR="009961B2">
            <w:rPr>
              <w:lang w:val="en-US"/>
            </w:rPr>
            <w:instrText>ADDIN CSL_CITATION {"citationItems":[{"id":"ITEM-1","itemData":{"author":[{"dropping-particle":"","family":"Krebs","given":"CJ","non-dropping-particle":"","parse-names":false,"suffix":""}],"id":"ITEM-1","issued":{"date-parts":[["1972"]]},"number-of-pages":"694","publisher":"Harper &amp; Row New York","publisher-place":"New York","title":"Ecology: the experimental analysis of distribution and abundance.","type":"book"},"uris":["http://www.mendeley.com/documents/?uuid=ef16ad74-9d43-4c5a-88b9-7c3654c575f5"]}],"mendeley":{"formattedCitation":"(Krebs, 1972)","plainTextFormattedCitation":"(Krebs, 1972)","previouslyFormattedCitation":"(Krebs, 1972)"},"properties":{"noteIndex":0},"schema":"https://github.com/citation-style-language/schema/raw/master/csl-citation.json"}</w:instrText>
          </w:r>
          <w:r w:rsidR="009961B2">
            <w:rPr>
              <w:lang w:val="en-US"/>
            </w:rPr>
            <w:fldChar w:fldCharType="separate"/>
          </w:r>
          <w:r w:rsidR="009961B2" w:rsidRPr="009961B2">
            <w:rPr>
              <w:noProof/>
              <w:lang w:val="en-US"/>
            </w:rPr>
            <w:t>(Krebs, 1972)</w:t>
          </w:r>
          <w:r w:rsidR="009961B2">
            <w:rPr>
              <w:lang w:val="en-US"/>
            </w:rPr>
            <w:fldChar w:fldCharType="end"/>
          </w:r>
          <w:r w:rsidRPr="00A57827">
            <w:rPr>
              <w:lang w:val="en-US"/>
            </w:rPr>
            <w:t xml:space="preserve">. </w:t>
          </w:r>
          <w:r w:rsidR="001378A2" w:rsidRPr="00A57827">
            <w:rPr>
              <w:lang w:val="en-US"/>
            </w:rPr>
            <w:t>In l</w:t>
          </w:r>
          <w:r w:rsidR="004017D5" w:rsidRPr="00A57827">
            <w:rPr>
              <w:lang w:val="en-US"/>
            </w:rPr>
            <w:t>and plants</w:t>
          </w:r>
          <w:r w:rsidR="001378A2" w:rsidRPr="00A57827">
            <w:rPr>
              <w:lang w:val="en-US"/>
            </w:rPr>
            <w:t xml:space="preserve">, </w:t>
          </w:r>
          <w:r w:rsidR="00C1467C">
            <w:rPr>
              <w:lang w:val="en-US"/>
            </w:rPr>
            <w:t>the</w:t>
          </w:r>
          <w:r w:rsidR="001378A2" w:rsidRPr="00A57827">
            <w:rPr>
              <w:lang w:val="en-US"/>
            </w:rPr>
            <w:t xml:space="preserve"> distribution</w:t>
          </w:r>
          <w:r w:rsidR="004017D5" w:rsidRPr="00A57827">
            <w:rPr>
              <w:lang w:val="en-US"/>
            </w:rPr>
            <w:t xml:space="preserve"> </w:t>
          </w:r>
          <w:r w:rsidR="00C1467C">
            <w:rPr>
              <w:lang w:val="en-US"/>
            </w:rPr>
            <w:t xml:space="preserve">of a species </w:t>
          </w:r>
          <w:r w:rsidRPr="00A57827">
            <w:rPr>
              <w:lang w:val="en-US"/>
            </w:rPr>
            <w:t xml:space="preserve">is simultaneously limited by </w:t>
          </w:r>
          <w:r w:rsidR="004017D5" w:rsidRPr="00A57827">
            <w:rPr>
              <w:lang w:val="en-US"/>
            </w:rPr>
            <w:t>climate, dispersal</w:t>
          </w:r>
          <w:r w:rsidRPr="00A57827">
            <w:rPr>
              <w:lang w:val="en-US"/>
            </w:rPr>
            <w:t>, and biotic interactions</w:t>
          </w:r>
          <w:r w:rsidR="009961B2">
            <w:rPr>
              <w:lang w:val="en-US"/>
            </w:rPr>
            <w:t xml:space="preserve"> </w:t>
          </w:r>
          <w:r w:rsidR="009961B2">
            <w:rPr>
              <w:lang w:val="en-US"/>
            </w:rPr>
            <w:fldChar w:fldCharType="begin" w:fldLock="1"/>
          </w:r>
          <w:r w:rsidR="009961B2">
            <w:rPr>
              <w:lang w:val="en-US"/>
            </w:rPr>
            <w:instrText>ADDIN CSL_CITATION {"citationItems":[{"id":"ITEM-1","itemData":{"author":[{"dropping-particle":"","family":"Krebs","given":"CJ","non-dropping-particle":"","parse-names":false,"suffix":""}],"id":"ITEM-1","issued":{"date-parts":[["1972"]]},"number-of-pages":"694","publisher":"Harper &amp; Row New York","publisher-place":"New York","title":"Ecology: the experimental analysis of distribution and abundance.","type":"book"},"uris":["http://www.mendeley.com/documents/?uuid=ef16ad74-9d43-4c5a-88b9-7c3654c575f5"]}],"mendeley":{"formattedCitation":"(Krebs, 1972)","plainTextFormattedCitation":"(Krebs, 1972)","previouslyFormattedCitation":"(Krebs, 1972)"},"properties":{"noteIndex":0},"schema":"https://github.com/citation-style-language/schema/raw/master/csl-citation.json"}</w:instrText>
          </w:r>
          <w:r w:rsidR="009961B2">
            <w:rPr>
              <w:lang w:val="en-US"/>
            </w:rPr>
            <w:fldChar w:fldCharType="separate"/>
          </w:r>
          <w:r w:rsidR="009961B2" w:rsidRPr="009961B2">
            <w:rPr>
              <w:noProof/>
              <w:lang w:val="en-US"/>
            </w:rPr>
            <w:t>(Krebs, 1972)</w:t>
          </w:r>
          <w:r w:rsidR="009961B2">
            <w:rPr>
              <w:lang w:val="en-US"/>
            </w:rPr>
            <w:fldChar w:fldCharType="end"/>
          </w:r>
          <w:r w:rsidRPr="00A57827">
            <w:rPr>
              <w:lang w:val="en-US"/>
            </w:rPr>
            <w:t xml:space="preserve">. </w:t>
          </w:r>
          <w:r w:rsidR="004017D5" w:rsidRPr="00A57827">
            <w:rPr>
              <w:lang w:val="en-US"/>
            </w:rPr>
            <w:t xml:space="preserve">The most </w:t>
          </w:r>
          <w:r w:rsidR="006214B1" w:rsidRPr="00A57827">
            <w:rPr>
              <w:lang w:val="en-US"/>
            </w:rPr>
            <w:t>relevant climatic</w:t>
          </w:r>
          <w:r w:rsidR="004017D5" w:rsidRPr="00A57827">
            <w:rPr>
              <w:lang w:val="en-US"/>
            </w:rPr>
            <w:t xml:space="preserve"> factors restricting </w:t>
          </w:r>
          <w:r w:rsidR="001378A2" w:rsidRPr="00A57827">
            <w:rPr>
              <w:lang w:val="en-US"/>
            </w:rPr>
            <w:t xml:space="preserve">plant </w:t>
          </w:r>
          <w:r w:rsidR="004017D5" w:rsidRPr="00A57827">
            <w:rPr>
              <w:lang w:val="en-US"/>
            </w:rPr>
            <w:t>species distribution</w:t>
          </w:r>
          <w:r w:rsidR="002E3BEC" w:rsidRPr="00A57827">
            <w:rPr>
              <w:lang w:val="en-US"/>
            </w:rPr>
            <w:t xml:space="preserve"> </w:t>
          </w:r>
          <w:r w:rsidR="001378A2" w:rsidRPr="00A57827">
            <w:rPr>
              <w:lang w:val="en-US"/>
            </w:rPr>
            <w:t xml:space="preserve">globally </w:t>
          </w:r>
          <w:r w:rsidR="006214B1" w:rsidRPr="00A57827">
            <w:rPr>
              <w:lang w:val="en-US"/>
            </w:rPr>
            <w:t>are temperature and humidity. At local scales, microsite conditions such as light and substrate physicochemical quality play an important role</w:t>
          </w:r>
          <w:r w:rsidR="00C1467C">
            <w:rPr>
              <w:lang w:val="en-US"/>
            </w:rPr>
            <w:t xml:space="preserve"> as well</w:t>
          </w:r>
          <w:r w:rsidR="009961B2">
            <w:rPr>
              <w:lang w:val="en-US"/>
            </w:rPr>
            <w:t xml:space="preserve"> </w:t>
          </w:r>
          <w:r w:rsidR="009961B2">
            <w:rPr>
              <w:lang w:val="en-US"/>
            </w:rPr>
            <w:fldChar w:fldCharType="begin" w:fldLock="1"/>
          </w:r>
          <w:r w:rsidR="009961B2">
            <w:rPr>
              <w:lang w:val="en-US"/>
            </w:rPr>
            <w:instrText>ADDIN CSL_CITATION {"citationItems":[{"id":"ITEM-1","itemData":{"author":[{"dropping-particle":"","family":"Krebs","given":"CJ","non-dropping-particle":"","parse-names":false,"suffix":""}],"id":"ITEM-1","issued":{"date-parts":[["1972"]]},"number-of-pages":"694","publisher":"Harper &amp; Row New York","publisher-place":"New York","title":"Ecology: the experimental analysis of distribution and abundance.","type":"book"},"uris":["http://www.mendeley.com/documents/?uuid=ef16ad74-9d43-4c5a-88b9-7c3654c575f5"]}],"mendeley":{"formattedCitation":"(Krebs, 1972)","plainTextFormattedCitation":"(Krebs, 1972)","previouslyFormattedCitation":"(Krebs, 1972)"},"properties":{"noteIndex":0},"schema":"https://github.com/citation-style-language/schema/raw/master/csl-citation.json"}</w:instrText>
          </w:r>
          <w:r w:rsidR="009961B2">
            <w:rPr>
              <w:lang w:val="en-US"/>
            </w:rPr>
            <w:fldChar w:fldCharType="separate"/>
          </w:r>
          <w:r w:rsidR="009961B2" w:rsidRPr="009961B2">
            <w:rPr>
              <w:noProof/>
              <w:lang w:val="en-US"/>
            </w:rPr>
            <w:t>(Krebs, 1972)</w:t>
          </w:r>
          <w:r w:rsidR="009961B2">
            <w:rPr>
              <w:lang w:val="en-US"/>
            </w:rPr>
            <w:fldChar w:fldCharType="end"/>
          </w:r>
          <w:r w:rsidR="006214B1" w:rsidRPr="00A57827">
            <w:rPr>
              <w:lang w:val="en-US"/>
            </w:rPr>
            <w:t>.</w:t>
          </w:r>
          <w:r w:rsidR="002E3BEC" w:rsidRPr="00A57827">
            <w:rPr>
              <w:lang w:val="en-US"/>
            </w:rPr>
            <w:t xml:space="preserve"> </w:t>
          </w:r>
          <w:r w:rsidR="006214B1" w:rsidRPr="00A57827">
            <w:rPr>
              <w:lang w:val="en-US"/>
            </w:rPr>
            <w:t>Dispersal</w:t>
          </w:r>
          <w:r w:rsidR="002E3BEC" w:rsidRPr="00A57827">
            <w:rPr>
              <w:lang w:val="en-US"/>
            </w:rPr>
            <w:t xml:space="preserve"> </w:t>
          </w:r>
          <w:r w:rsidR="006214B1" w:rsidRPr="00A57827">
            <w:rPr>
              <w:lang w:val="en-US"/>
            </w:rPr>
            <w:t>determine</w:t>
          </w:r>
          <w:r w:rsidR="00C1467C">
            <w:rPr>
              <w:lang w:val="en-US"/>
            </w:rPr>
            <w:t xml:space="preserve">s how far seeds are dispersed from mother plants and is limited by </w:t>
          </w:r>
          <w:r w:rsidR="006214B1" w:rsidRPr="00A57827">
            <w:rPr>
              <w:lang w:val="en-US"/>
            </w:rPr>
            <w:t xml:space="preserve">the presence of barriers </w:t>
          </w:r>
          <w:r w:rsidR="00C1467C">
            <w:rPr>
              <w:lang w:val="en-US"/>
            </w:rPr>
            <w:t xml:space="preserve">that </w:t>
          </w:r>
          <w:r w:rsidR="006214B1" w:rsidRPr="00A57827">
            <w:rPr>
              <w:lang w:val="en-US"/>
            </w:rPr>
            <w:t>imped</w:t>
          </w:r>
          <w:r w:rsidR="00C1467C">
            <w:rPr>
              <w:lang w:val="en-US"/>
            </w:rPr>
            <w:t xml:space="preserve">e </w:t>
          </w:r>
          <w:r w:rsidR="0035246F" w:rsidRPr="00A57827">
            <w:rPr>
              <w:lang w:val="en-US"/>
            </w:rPr>
            <w:t>their</w:t>
          </w:r>
          <w:r w:rsidR="006214B1" w:rsidRPr="00A57827">
            <w:rPr>
              <w:lang w:val="en-US"/>
            </w:rPr>
            <w:t xml:space="preserve"> dissemination</w:t>
          </w:r>
          <w:r w:rsidR="001B37BB">
            <w:rPr>
              <w:lang w:val="en-US"/>
            </w:rPr>
            <w:t xml:space="preserve"> </w:t>
          </w:r>
          <w:r w:rsidR="001B37BB">
            <w:rPr>
              <w:lang w:val="en-US"/>
            </w:rPr>
            <w:fldChar w:fldCharType="begin" w:fldLock="1"/>
          </w:r>
          <w:r w:rsidR="001B37BB">
            <w:rPr>
              <w:lang w:val="en-US"/>
            </w:rPr>
            <w:instrText>ADDIN CSL_CITATION {"citationItems":[{"id":"ITEM-1","itemData":{"author":[{"dropping-particle":"","family":"Nathan","given":"Ran","non-dropping-particle":"","parse-names":false,"suffix":""},{"dropping-particle":"","family":"Muller-landau","given":"Helene C","non-dropping-particle":"","parse-names":false,"suffix":""}],"id":"ITEM-1","issue":"7","issued":{"date-parts":[["2000"]]},"page":"278-285","title":"Spatial patterns of seed dispersal , their determinants and consequences for recruitment","type":"article-journal","volume":"15"},"uris":["http://www.mendeley.com/documents/?uuid=8a0f3795-d128-4592-8ac9-06da1e02c168"]}],"mendeley":{"formattedCitation":"(Nathan &amp; Muller-landau, 2000)","plainTextFormattedCitation":"(Nathan &amp; Muller-landau, 2000)","previouslyFormattedCitation":"(Nathan &amp; Muller-landau, 2000)"},"properties":{"noteIndex":0},"schema":"https://github.com/citation-style-language/schema/raw/master/csl-citation.json"}</w:instrText>
          </w:r>
          <w:r w:rsidR="001B37BB">
            <w:rPr>
              <w:lang w:val="en-US"/>
            </w:rPr>
            <w:fldChar w:fldCharType="separate"/>
          </w:r>
          <w:r w:rsidR="001B37BB" w:rsidRPr="001B37BB">
            <w:rPr>
              <w:noProof/>
              <w:lang w:val="en-US"/>
            </w:rPr>
            <w:t>(Nathan &amp; Muller-landau, 2000)</w:t>
          </w:r>
          <w:r w:rsidR="001B37BB">
            <w:rPr>
              <w:lang w:val="en-US"/>
            </w:rPr>
            <w:fldChar w:fldCharType="end"/>
          </w:r>
          <w:r w:rsidR="006214B1" w:rsidRPr="00A57827">
            <w:rPr>
              <w:lang w:val="en-US"/>
            </w:rPr>
            <w:t xml:space="preserve">. </w:t>
          </w:r>
          <w:r w:rsidR="002E3BEC" w:rsidRPr="00A57827">
            <w:rPr>
              <w:lang w:val="en-US"/>
            </w:rPr>
            <w:t>Biotic interactions</w:t>
          </w:r>
          <w:r w:rsidR="00AB2742" w:rsidRPr="00A57827">
            <w:rPr>
              <w:lang w:val="en-US"/>
            </w:rPr>
            <w:t xml:space="preserve"> </w:t>
          </w:r>
          <w:r w:rsidR="00A80D2A" w:rsidRPr="00A57827">
            <w:rPr>
              <w:lang w:val="en-US"/>
            </w:rPr>
            <w:t xml:space="preserve">can limit or </w:t>
          </w:r>
          <w:r w:rsidR="00C1467C">
            <w:rPr>
              <w:lang w:val="en-US"/>
            </w:rPr>
            <w:t>increase</w:t>
          </w:r>
          <w:r w:rsidR="00A80D2A" w:rsidRPr="00A57827">
            <w:rPr>
              <w:lang w:val="en-US"/>
            </w:rPr>
            <w:t xml:space="preserve"> species distributions. </w:t>
          </w:r>
          <w:r w:rsidR="007B5ADC" w:rsidRPr="00A57827">
            <w:rPr>
              <w:lang w:val="en-US"/>
            </w:rPr>
            <w:t>Antagonistic interactions such as i</w:t>
          </w:r>
          <w:r w:rsidR="00401DFE" w:rsidRPr="00A57827">
            <w:rPr>
              <w:lang w:val="en-US"/>
            </w:rPr>
            <w:t xml:space="preserve">nterspecific competition will exclude some species from a given site, while mutualisms such as mycorrhizal symbioses can contribute to expand </w:t>
          </w:r>
          <w:r w:rsidR="007B5ADC" w:rsidRPr="00A57827">
            <w:rPr>
              <w:lang w:val="en-US"/>
            </w:rPr>
            <w:t xml:space="preserve">plant </w:t>
          </w:r>
          <w:r w:rsidR="00401DFE" w:rsidRPr="00A57827">
            <w:rPr>
              <w:lang w:val="en-US"/>
            </w:rPr>
            <w:t>species distribution areas</w:t>
          </w:r>
          <w:r w:rsidR="001B37BB">
            <w:rPr>
              <w:lang w:val="en-US"/>
            </w:rPr>
            <w:t xml:space="preserve"> </w:t>
          </w:r>
          <w:r w:rsidR="001B37BB">
            <w:rPr>
              <w:lang w:val="en-US"/>
            </w:rPr>
            <w:fldChar w:fldCharType="begin" w:fldLock="1"/>
          </w:r>
          <w:r w:rsidR="001B37BB">
            <w:rPr>
              <w:lang w:val="en-US"/>
            </w:rPr>
            <w:instrText>ADDIN CSL_CITATION {"citationItems":[{"id":"ITEM-1","itemData":{"author":[{"dropping-particle":"","family":"Krebs","given":"CJ","non-dropping-particle":"","parse-names":false,"suffix":""}],"id":"ITEM-1","issued":{"date-parts":[["1972"]]},"number-of-pages":"694","publisher":"Harper &amp; Row New York","publisher-place":"New York","title":"Ecology: the experimental analysis of distribution and abundance.","type":"book"},"uris":["http://www.mendeley.com/documents/?uuid=ef16ad74-9d43-4c5a-88b9-7c3654c575f5"]},{"id":"ITEM-2","itemData":{"DOI":"10.1098/rspb.2009.0413","author":[{"dropping-particle":"","family":"Dunn","given":"Robert R","non-dropping-particle":"","parse-names":false,"suffix":""},{"dropping-particle":"","family":"Harris","given":"Nyeema C","non-dropping-particle":"","parse-names":false,"suffix":""},{"dropping-particle":"","family":"Colwell","given":"Robert K","non-dropping-particle":"","parse-names":false,"suffix":""},{"dropping-particle":"","family":"Koh","given":"Lian Pin","non-dropping-particle":"","parse-names":false,"suffix":""},{"dropping-particle":"","family":"Sodhi","given":"Navjot S","non-dropping-particle":"","parse-names":false,"suffix":""}],"id":"ITEM-2","issue":"May","issued":{"date-parts":[["2009"]]},"page":"3037-3045","title":"The sixth mass coextinction : are most endangered species parasites and mutualists ?","type":"article-journal"},"uris":["http://www.mendeley.com/documents/?uuid=8c099b94-c6a8-4870-9622-77c84faeec4d"]},{"id":"ITEM-3","itemData":{"DOI":"10.1111/ele.12332","author":[{"dropping-particle":"","family":"Afkhami","given":"ME","non-dropping-particle":"","parse-names":false,"suffix":""},{"dropping-particle":"","family":"McIntyre","given":"PJ","non-dropping-particle":"","parse-names":false,"suffix":""},{"dropping-particle":"","family":"Strauss","given":"SY","non-dropping-particle":"","parse-names":false,"suffix":""}],"container-title":"Ecology Letters","id":"ITEM-3","issued":{"date-parts":[["2014"]]},"page":"1265-1273","title":"Mutualist-mediated effects on species ’ range limits across large geographic scales","type":"article-journal"},"uris":["http://www.mendeley.com/documents/?uuid=4f195e0f-06db-4445-9d0f-8bc725bc3590"]}],"mendeley":{"formattedCitation":"(Krebs, 1972; Dunn &lt;i&gt;et al.&lt;/i&gt;, 2009; Afkhami &lt;i&gt;et al.&lt;/i&gt;, 2014)","plainTextFormattedCitation":"(Krebs, 1972; Dunn et al., 2009; Afkhami et al., 2014)","previouslyFormattedCitation":"(Krebs, 1972; Dunn &lt;i&gt;et al.&lt;/i&gt;, 2009; Afkhami &lt;i&gt;et al.&lt;/i&gt;, 2014)"},"properties":{"noteIndex":0},"schema":"https://github.com/citation-style-language/schema/raw/master/csl-citation.json"}</w:instrText>
          </w:r>
          <w:r w:rsidR="001B37BB">
            <w:rPr>
              <w:lang w:val="en-US"/>
            </w:rPr>
            <w:fldChar w:fldCharType="separate"/>
          </w:r>
          <w:r w:rsidR="001B37BB" w:rsidRPr="001B37BB">
            <w:rPr>
              <w:noProof/>
              <w:lang w:val="en-US"/>
            </w:rPr>
            <w:t xml:space="preserve">(Krebs, 1972; Dunn </w:t>
          </w:r>
          <w:r w:rsidR="001B37BB" w:rsidRPr="001B37BB">
            <w:rPr>
              <w:i/>
              <w:noProof/>
              <w:lang w:val="en-US"/>
            </w:rPr>
            <w:t>et al.</w:t>
          </w:r>
          <w:r w:rsidR="001B37BB" w:rsidRPr="001B37BB">
            <w:rPr>
              <w:noProof/>
              <w:lang w:val="en-US"/>
            </w:rPr>
            <w:t xml:space="preserve">, 2009; Afkhami </w:t>
          </w:r>
          <w:r w:rsidR="001B37BB" w:rsidRPr="001B37BB">
            <w:rPr>
              <w:i/>
              <w:noProof/>
              <w:lang w:val="en-US"/>
            </w:rPr>
            <w:t>et al.</w:t>
          </w:r>
          <w:r w:rsidR="001B37BB" w:rsidRPr="001B37BB">
            <w:rPr>
              <w:noProof/>
              <w:lang w:val="en-US"/>
            </w:rPr>
            <w:t>, 2014)</w:t>
          </w:r>
          <w:r w:rsidR="001B37BB">
            <w:rPr>
              <w:lang w:val="en-US"/>
            </w:rPr>
            <w:fldChar w:fldCharType="end"/>
          </w:r>
          <w:r w:rsidR="00401DFE" w:rsidRPr="00A57827">
            <w:rPr>
              <w:lang w:val="en-US"/>
            </w:rPr>
            <w:t>.</w:t>
          </w:r>
        </w:p>
        <w:p w14:paraId="09A46701" w14:textId="77777777" w:rsidR="00814DEE" w:rsidRDefault="002E3BEC" w:rsidP="001B37BB">
          <w:pPr>
            <w:widowControl w:val="0"/>
            <w:spacing w:after="0" w:line="240" w:lineRule="auto"/>
            <w:jc w:val="both"/>
            <w:rPr>
              <w:lang w:val="en-US"/>
            </w:rPr>
          </w:pPr>
          <w:r w:rsidRPr="001B37BB">
            <w:rPr>
              <w:lang w:val="en-US"/>
            </w:rPr>
            <w:tab/>
          </w:r>
        </w:p>
        <w:p w14:paraId="0558E4F8" w14:textId="23DC8334" w:rsidR="00A57827" w:rsidRDefault="002E3BEC" w:rsidP="00207B43">
          <w:pPr>
            <w:widowControl w:val="0"/>
            <w:spacing w:after="0" w:line="240" w:lineRule="auto"/>
            <w:ind w:firstLine="708"/>
            <w:jc w:val="both"/>
            <w:rPr>
              <w:ins w:id="0" w:author="agustina ventre" w:date="2018-11-29T12:20:00Z"/>
              <w:lang w:val="en-US"/>
            </w:rPr>
          </w:pPr>
          <w:r w:rsidRPr="001B37BB">
            <w:rPr>
              <w:lang w:val="en-US"/>
            </w:rPr>
            <w:t>W</w:t>
          </w:r>
          <w:r w:rsidRPr="001B37BB">
            <w:rPr>
              <w:lang w:val="en-US"/>
            </w:rPr>
            <w:t>hereas the effects of environmental con</w:t>
          </w:r>
          <w:r w:rsidRPr="001B37BB">
            <w:rPr>
              <w:lang w:val="en-US"/>
            </w:rPr>
            <w:t>d</w:t>
          </w:r>
          <w:r w:rsidR="00C1467C">
            <w:rPr>
              <w:lang w:val="en-US"/>
            </w:rPr>
            <w:t>i</w:t>
          </w:r>
          <w:r w:rsidRPr="001B37BB">
            <w:rPr>
              <w:lang w:val="en-US"/>
            </w:rPr>
            <w:t>tio</w:t>
          </w:r>
          <w:r w:rsidRPr="001B37BB">
            <w:rPr>
              <w:lang w:val="en-US"/>
            </w:rPr>
            <w:t>ns</w:t>
          </w:r>
          <w:r w:rsidR="00AB2742" w:rsidRPr="001B37BB">
            <w:rPr>
              <w:lang w:val="en-US"/>
            </w:rPr>
            <w:t xml:space="preserve"> and dispersal</w:t>
          </w:r>
          <w:r w:rsidRPr="001B37BB">
            <w:rPr>
              <w:lang w:val="en-US"/>
            </w:rPr>
            <w:t xml:space="preserve"> on species distributions are relatively well understood, the ecological effects of obligate inter-specific interactions, such as symb</w:t>
          </w:r>
          <w:r w:rsidR="007B5ADC" w:rsidRPr="001B37BB">
            <w:rPr>
              <w:lang w:val="en-US"/>
            </w:rPr>
            <w:t xml:space="preserve">ioses, are far less </w:t>
          </w:r>
          <w:r w:rsidR="007B5ADC" w:rsidRPr="007D06AF">
            <w:rPr>
              <w:lang w:val="en-US"/>
            </w:rPr>
            <w:t>understood</w:t>
          </w:r>
          <w:r w:rsidR="001B37BB">
            <w:rPr>
              <w:lang w:val="en-US"/>
            </w:rPr>
            <w:t xml:space="preserve"> </w:t>
          </w:r>
          <w:r w:rsidR="001B37BB">
            <w:rPr>
              <w:vertAlign w:val="superscript"/>
              <w:lang w:val="en-US"/>
            </w:rPr>
            <w:fldChar w:fldCharType="begin" w:fldLock="1"/>
          </w:r>
          <w:r w:rsidR="00A70E8D">
            <w:rPr>
              <w:vertAlign w:val="superscript"/>
              <w:lang w:val="en-US"/>
            </w:rPr>
            <w:instrText>ADDIN CSL_CITATION {"citationItems":[{"id":"ITEM-1","itemData":{"DOI":"10.1098/rspb.2009.0413","author":[{"dropping-particle":"","family":"Dunn","given":"Robert R","non-dropping-particle":"","parse-names":false,"suffix":""},{"dropping-particle":"","family":"Harris","given":"Nyeema C","non-dropping-particle":"","parse-names":false,"suffix":""},{"dropping-particle":"","family":"Colwell","given":"Robert K","non-dropping-particle":"","parse-names":false,"suffix":""},{"dropping-particle":"","family":"Koh","given":"Lian Pin","non-dropping-particle":"","parse-names":false,"suffix":""},{"dropping-particle":"","family":"Sodhi","given":"Navjot S","non-dropping-particle":"","parse-names":false,"suffix":""}],"id":"ITEM-1","issue":"May","issued":{"date-parts":[["2009"]]},"page":"3037-3045","title":"The sixth mass coextinction : are most endangered species parasites and mutualists ?","type":"article-journal"},"uris":["http://www.mendeley.com/documents/?uuid=8c099b94-c6a8-4870-9622-77c84faeec4d"]},{"id":"ITEM-2","itemData":{"DOI":"10.1111/ele.12332","author":[{"dropping-particle":"","family":"Afkhami","given":"ME","non-dropping-particle":"","parse-names":false,"suffix":""},{"dropping-particle":"","family":"McIntyre","given":"PJ","non-dropping-particle":"","parse-names":false,"suffix":""},{"dropping-particle":"","family":"Strauss","given":"SY","non-dropping-particle":"","parse-names":false,"suffix":""}],"container-title":"Ecology Letters","id":"ITEM-2","issued":{"date-parts":[["2014"]]},"page":"1265-1273","title":"Mutualist-mediated effects on species ’ range limits across large geographic scales","type":"article-journal"},"uris":["http://www.mendeley.com/documents/?uuid=4f195e0f-06db-4445-9d0f-8bc725bc3590"]}],"mendeley":{"formattedCitation":"(Dunn &lt;i&gt;et al.&lt;/i&gt;, 2009; Afkhami &lt;i&gt;et al.&lt;/i&gt;, 2014)","plainTextFormattedCitation":"(Dunn et al., 2009; Afkhami et al., 2014)","previouslyFormattedCitation":"(Dunn &lt;i&gt;et al.&lt;/i&gt;, 2009; Afkhami &lt;i&gt;et al.&lt;/i&gt;, 2014)"},"properties":{"noteIndex":0},"schema":"https://github.com/citation-style-language/schema/raw/master/csl-citation.json"}</w:instrText>
          </w:r>
          <w:r w:rsidR="001B37BB">
            <w:rPr>
              <w:vertAlign w:val="superscript"/>
              <w:lang w:val="en-US"/>
            </w:rPr>
            <w:fldChar w:fldCharType="separate"/>
          </w:r>
          <w:r w:rsidR="001B37BB" w:rsidRPr="001B37BB">
            <w:rPr>
              <w:noProof/>
              <w:lang w:val="en-US"/>
            </w:rPr>
            <w:t xml:space="preserve">(Dunn </w:t>
          </w:r>
          <w:r w:rsidR="001B37BB" w:rsidRPr="001B37BB">
            <w:rPr>
              <w:i/>
              <w:noProof/>
              <w:lang w:val="en-US"/>
            </w:rPr>
            <w:t>et al.</w:t>
          </w:r>
          <w:r w:rsidR="001B37BB" w:rsidRPr="001B37BB">
            <w:rPr>
              <w:noProof/>
              <w:lang w:val="en-US"/>
            </w:rPr>
            <w:t xml:space="preserve">, 2009; Afkhami </w:t>
          </w:r>
          <w:r w:rsidR="001B37BB" w:rsidRPr="001B37BB">
            <w:rPr>
              <w:i/>
              <w:noProof/>
              <w:lang w:val="en-US"/>
            </w:rPr>
            <w:t>et al.</w:t>
          </w:r>
          <w:r w:rsidR="001B37BB" w:rsidRPr="001B37BB">
            <w:rPr>
              <w:noProof/>
              <w:lang w:val="en-US"/>
            </w:rPr>
            <w:t>, 2014)</w:t>
          </w:r>
          <w:r w:rsidR="001B37BB">
            <w:rPr>
              <w:vertAlign w:val="superscript"/>
              <w:lang w:val="en-US"/>
            </w:rPr>
            <w:fldChar w:fldCharType="end"/>
          </w:r>
          <w:r w:rsidR="007B5ADC" w:rsidRPr="007D06AF">
            <w:rPr>
              <w:lang w:val="en-US"/>
            </w:rPr>
            <w:t>.</w:t>
          </w:r>
          <w:r w:rsidR="00A174EF" w:rsidRPr="007D06AF">
            <w:rPr>
              <w:lang w:val="en-US"/>
            </w:rPr>
            <w:t xml:space="preserve"> </w:t>
          </w:r>
          <w:r w:rsidR="00EA6350" w:rsidRPr="007D06AF">
            <w:rPr>
              <w:lang w:val="en-US"/>
            </w:rPr>
            <w:t>Recent evidence suggests that the distribution of</w:t>
          </w:r>
          <w:r w:rsidR="00EA6350" w:rsidRPr="007D06AF">
            <w:rPr>
              <w:b/>
              <w:lang w:val="en-US"/>
            </w:rPr>
            <w:t xml:space="preserve"> </w:t>
          </w:r>
          <w:r w:rsidR="00EA6350" w:rsidRPr="007D06AF">
            <w:rPr>
              <w:lang w:val="en-US"/>
            </w:rPr>
            <w:t xml:space="preserve">species that rely on other species to complete their life cycle </w:t>
          </w:r>
          <w:r w:rsidR="00EA6350" w:rsidRPr="00AA6EB7">
            <w:rPr>
              <w:lang w:val="en-US"/>
            </w:rPr>
            <w:t>depends on the presence of suitable partners (partner availability)</w:t>
          </w:r>
          <w:r w:rsidR="00A70E8D">
            <w:rPr>
              <w:vertAlign w:val="superscript"/>
              <w:lang w:val="en-US"/>
            </w:rPr>
            <w:t xml:space="preserve"> </w:t>
          </w:r>
          <w:r w:rsidR="00A70E8D">
            <w:rPr>
              <w:vertAlign w:val="superscript"/>
              <w:lang w:val="en-US"/>
            </w:rPr>
            <w:fldChar w:fldCharType="begin" w:fldLock="1"/>
          </w:r>
          <w:r w:rsidR="00A70E8D">
            <w:rPr>
              <w:vertAlign w:val="superscript"/>
              <w:lang w:val="en-US"/>
            </w:rPr>
            <w:instrText>ADDIN CSL_CITATION {"citationItems":[{"id":"ITEM-1","itemData":{"DOI":"10.1111/ele.12140","author":[{"dropping-particle":"","family":"Slatyer","given":"R.A.","non-dropping-particle":"","parse-names":false,"suffix":""},{"dropping-particle":"","family":"Hirst","given":"M","non-dropping-particle":"","parse-names":false,"suffix":""},{"dropping-particle":"","family":"Sexton","given":"J.P.","non-dropping-particle":"","parse-names":false,"suffix":""}],"container-title":"Ecology Letters","id":"ITEM-1","issued":{"date-parts":[["2013"]]},"page":"1104-1114","title":"Niche breadth predicts geographical range size: a general ecological pattern","type":"article-journal","volume":"16"},"uris":["http://www.mendeley.com/documents/?uuid=88ea44e1-a0ac-4610-9a0e-f129d90175e0"]}],"mendeley":{"formattedCitation":"(Slatyer &lt;i&gt;et al.&lt;/i&gt;, 2013)","plainTextFormattedCitation":"(Slatyer et al., 2013)","previouslyFormattedCitation":"(Slatyer &lt;i&gt;et al.&lt;/i&gt;, 2013)"},"properties":{"noteIndex":0},"schema":"https://github.com/citation-style-language/schema/raw/master/csl-citation.json"}</w:instrText>
          </w:r>
          <w:r w:rsidR="00A70E8D">
            <w:rPr>
              <w:vertAlign w:val="superscript"/>
              <w:lang w:val="en-US"/>
            </w:rPr>
            <w:fldChar w:fldCharType="separate"/>
          </w:r>
          <w:r w:rsidR="00A70E8D" w:rsidRPr="00A70E8D">
            <w:rPr>
              <w:noProof/>
              <w:lang w:val="en-US"/>
            </w:rPr>
            <w:t xml:space="preserve">(Slatyer </w:t>
          </w:r>
          <w:r w:rsidR="00A70E8D" w:rsidRPr="00A70E8D">
            <w:rPr>
              <w:i/>
              <w:noProof/>
              <w:lang w:val="en-US"/>
            </w:rPr>
            <w:t>et al.</w:t>
          </w:r>
          <w:r w:rsidR="00A70E8D" w:rsidRPr="00A70E8D">
            <w:rPr>
              <w:noProof/>
              <w:lang w:val="en-US"/>
            </w:rPr>
            <w:t>, 2013)</w:t>
          </w:r>
          <w:r w:rsidR="00A70E8D">
            <w:rPr>
              <w:vertAlign w:val="superscript"/>
              <w:lang w:val="en-US"/>
            </w:rPr>
            <w:fldChar w:fldCharType="end"/>
          </w:r>
          <w:r w:rsidR="00EA6350" w:rsidRPr="00AA6EB7">
            <w:rPr>
              <w:lang w:val="en-US"/>
            </w:rPr>
            <w:t xml:space="preserve"> and on </w:t>
          </w:r>
          <w:r w:rsidR="00C1467C">
            <w:rPr>
              <w:lang w:val="en-US"/>
            </w:rPr>
            <w:t xml:space="preserve">the level </w:t>
          </w:r>
          <w:r w:rsidR="0028080C">
            <w:rPr>
              <w:lang w:val="en-US"/>
            </w:rPr>
            <w:t xml:space="preserve">of </w:t>
          </w:r>
          <w:r w:rsidR="00EA6350" w:rsidRPr="00AA6EB7">
            <w:rPr>
              <w:lang w:val="en-US"/>
            </w:rPr>
            <w:t>specialization (partner breadth)</w:t>
          </w:r>
          <w:r w:rsidR="00A70E8D" w:rsidRPr="00A70E8D">
            <w:rPr>
              <w:lang w:val="en-US"/>
            </w:rPr>
            <w:t xml:space="preserve"> </w:t>
          </w:r>
          <w:r w:rsidR="00A70E8D">
            <w:rPr>
              <w:vertAlign w:val="superscript"/>
              <w:lang w:val="en-US"/>
            </w:rPr>
            <w:fldChar w:fldCharType="begin" w:fldLock="1"/>
          </w:r>
          <w:r w:rsidR="0032720C">
            <w:rPr>
              <w:vertAlign w:val="superscript"/>
              <w:lang w:val="en-US"/>
            </w:rPr>
            <w:instrText>ADDIN CSL_CITATION {"citationItems":[{"id":"ITEM-1","itemData":{"DOI":"10.1002/ecy.2188","ISSN":"00129658","abstract":"For a mutualism to remain evolutionarily stable, theory predicts that mutualists should limit their associations to high-quality partners. However, most mutualists either simultaneously or sequentially associate with multiple partners that confer the same type of reward. By viewing mutualisms through the lens of niche breadth evolution, we outline how the environment shapes partner availability and relative quality, and ultimately a focal mutualist's partner breadth. We argue that mutualists that associate with multiple partners may have a selective advantage compared to specialists for many reasons, including sampling, complementarity, and portfolio effects, as well as the possibility that broad partner breadth increases breadth along other niche axes. Furthermore, selection for narrow partner breadth is unlikely to be strong when the environment erodes variation in partner quality, reduces the costs of interacting with low-quality partners, spatially structures partner communities, or decreases the strength of mutualism. Thus, we should not be surprised that most mutualists have broad partner breadth, even if it allows for ineffective partners to persist. This article is protected by copyright. All rights reserved.","author":[{"dropping-particle":"","family":"Batstone","given":"Rebecca T.","non-dropping-particle":"","parse-names":false,"suffix":""},{"dropping-particle":"","family":"Carscadden","given":"Kelly A.","non-dropping-particle":"","parse-names":false,"suffix":""},{"dropping-particle":"","family":"Afkhami","given":"Michelle E.","non-dropping-particle":"","parse-names":false,"suffix":""},{"dropping-particle":"","family":"Frederickson","given":"Megan E.","non-dropping-particle":"","parse-names":false,"suffix":""}],"container-title":"Ecology","id":"ITEM-1","issue":"5","issued":{"date-parts":[["2018"]]},"page":"1039-1050","title":"Using niche breadth theory to explain generalization in mutualisms","type":"article-journal","volume":"99"},"uris":["http://www.mendeley.com/documents/?uuid=98cf5ccc-ad34-41fb-b38b-04847b454cdb"]}],"mendeley":{"formattedCitation":"(Batstone &lt;i&gt;et al.&lt;/i&gt;, 2018)","plainTextFormattedCitation":"(Batstone et al., 2018)","previouslyFormattedCitation":"(Batstone &lt;i&gt;et al.&lt;/i&gt;, 2018)"},"properties":{"noteIndex":0},"schema":"https://github.com/citation-style-language/schema/raw/master/csl-citation.json"}</w:instrText>
          </w:r>
          <w:r w:rsidR="00A70E8D">
            <w:rPr>
              <w:vertAlign w:val="superscript"/>
              <w:lang w:val="en-US"/>
            </w:rPr>
            <w:fldChar w:fldCharType="separate"/>
          </w:r>
          <w:r w:rsidR="00A70E8D" w:rsidRPr="00A70E8D">
            <w:rPr>
              <w:noProof/>
              <w:lang w:val="en-US"/>
            </w:rPr>
            <w:t xml:space="preserve">(Batstone </w:t>
          </w:r>
          <w:r w:rsidR="00A70E8D" w:rsidRPr="00A70E8D">
            <w:rPr>
              <w:i/>
              <w:noProof/>
              <w:lang w:val="en-US"/>
            </w:rPr>
            <w:t>et al.</w:t>
          </w:r>
          <w:r w:rsidR="00A70E8D" w:rsidRPr="00A70E8D">
            <w:rPr>
              <w:noProof/>
              <w:lang w:val="en-US"/>
            </w:rPr>
            <w:t>, 2018)</w:t>
          </w:r>
          <w:r w:rsidR="00A70E8D">
            <w:rPr>
              <w:vertAlign w:val="superscript"/>
              <w:lang w:val="en-US"/>
            </w:rPr>
            <w:fldChar w:fldCharType="end"/>
          </w:r>
          <w:r w:rsidR="00EA6350" w:rsidRPr="007D06AF">
            <w:rPr>
              <w:lang w:val="en-US"/>
            </w:rPr>
            <w:t xml:space="preserve">. </w:t>
          </w:r>
          <w:r w:rsidR="00C1467C">
            <w:rPr>
              <w:lang w:val="en-US"/>
            </w:rPr>
            <w:t>S</w:t>
          </w:r>
          <w:r w:rsidR="00EA6350" w:rsidRPr="007D06AF">
            <w:rPr>
              <w:lang w:val="en-US"/>
            </w:rPr>
            <w:t>pecies that either associate with widespread partners or are generalist towards them</w:t>
          </w:r>
          <w:r w:rsidR="00C1467C">
            <w:rPr>
              <w:lang w:val="en-US"/>
            </w:rPr>
            <w:t xml:space="preserve"> are expected to have </w:t>
          </w:r>
          <w:r w:rsidR="00C1467C" w:rsidRPr="004D27C9">
            <w:rPr>
              <w:lang w:val="en-US"/>
            </w:rPr>
            <w:t>a broader spatial distribution</w:t>
          </w:r>
          <w:r w:rsidR="00C1467C">
            <w:rPr>
              <w:lang w:val="en-US"/>
            </w:rPr>
            <w:t>, whereas species that associate with a limited number of partners or with partners that only sporadically occur in nature, are expected to have a narrow distribution</w:t>
          </w:r>
          <w:r w:rsidR="00EA6350" w:rsidRPr="007D06AF">
            <w:rPr>
              <w:lang w:val="en-US"/>
            </w:rPr>
            <w:t xml:space="preserve">. </w:t>
          </w:r>
          <w:r w:rsidR="00A174EF" w:rsidRPr="007D06AF">
            <w:rPr>
              <w:lang w:val="en-US"/>
            </w:rPr>
            <w:t xml:space="preserve">Furthermore, a species can interact with more than </w:t>
          </w:r>
          <w:r w:rsidR="0028080C">
            <w:rPr>
              <w:lang w:val="en-US"/>
            </w:rPr>
            <w:t xml:space="preserve">one </w:t>
          </w:r>
          <w:commentRangeStart w:id="1"/>
          <w:r w:rsidR="00C1467C">
            <w:rPr>
              <w:lang w:val="en-US"/>
            </w:rPr>
            <w:t>type of</w:t>
          </w:r>
          <w:r w:rsidR="00A174EF" w:rsidRPr="007D06AF">
            <w:rPr>
              <w:lang w:val="en-US"/>
            </w:rPr>
            <w:t xml:space="preserve"> partner </w:t>
          </w:r>
          <w:r w:rsidR="00A174EF" w:rsidRPr="001B37BB">
            <w:rPr>
              <w:lang w:val="en-US"/>
            </w:rPr>
            <w:t>at the same time</w:t>
          </w:r>
          <w:commentRangeEnd w:id="1"/>
          <w:r w:rsidR="00C1467C">
            <w:rPr>
              <w:rStyle w:val="Refdecomentario"/>
            </w:rPr>
            <w:commentReference w:id="1"/>
          </w:r>
          <w:ins w:id="2" w:author="agustina ventre" w:date="2018-11-29T11:41:00Z">
            <w:r w:rsidR="007D06AF">
              <w:rPr>
                <w:lang w:val="en-US"/>
              </w:rPr>
              <w:t xml:space="preserve">, such as </w:t>
            </w:r>
          </w:ins>
          <w:ins w:id="3" w:author="agustina ventre" w:date="2018-11-29T11:42:00Z">
            <w:r w:rsidR="007D06AF">
              <w:rPr>
                <w:lang w:val="en-US"/>
              </w:rPr>
              <w:t xml:space="preserve">mycorrhiza, pollinators, </w:t>
            </w:r>
          </w:ins>
          <w:ins w:id="4" w:author="agustina ventre" w:date="2018-11-29T11:50:00Z">
            <w:r w:rsidR="00207B43">
              <w:rPr>
                <w:lang w:val="en-US"/>
              </w:rPr>
              <w:t xml:space="preserve">or </w:t>
            </w:r>
          </w:ins>
          <w:ins w:id="5" w:author="agustina ventre" w:date="2018-11-29T11:42:00Z">
            <w:r w:rsidR="007D06AF">
              <w:rPr>
                <w:lang w:val="en-US"/>
              </w:rPr>
              <w:t>dispersal agents</w:t>
            </w:r>
          </w:ins>
          <w:r w:rsidR="00A174EF" w:rsidRPr="001B37BB">
            <w:rPr>
              <w:lang w:val="en-US"/>
            </w:rPr>
            <w:t>, which adds complexity to the determinants of species distribution</w:t>
          </w:r>
          <w:r w:rsidR="00207B43" w:rsidRPr="00A57827">
            <w:rPr>
              <w:lang w:val="en-US"/>
            </w:rPr>
            <w:t>.</w:t>
          </w:r>
        </w:p>
        <w:p w14:paraId="0266A206" w14:textId="200CCC6B" w:rsidR="00207B43" w:rsidRDefault="00207B43" w:rsidP="00207B43">
          <w:pPr>
            <w:widowControl w:val="0"/>
            <w:spacing w:after="0" w:line="240" w:lineRule="auto"/>
            <w:ind w:firstLine="708"/>
            <w:jc w:val="both"/>
            <w:rPr>
              <w:ins w:id="6" w:author="agustina ventre" w:date="2018-11-29T11:50:00Z"/>
              <w:shd w:val="clear" w:color="auto" w:fill="FFFFFF"/>
              <w:lang w:val="en-US"/>
            </w:rPr>
          </w:pPr>
        </w:p>
        <w:p w14:paraId="1FD2F239" w14:textId="0234EC22" w:rsidR="00B42DD9" w:rsidRPr="0032720C" w:rsidRDefault="00FF29B2" w:rsidP="00207B43">
          <w:pPr>
            <w:widowControl w:val="0"/>
            <w:spacing w:after="0" w:line="240" w:lineRule="auto"/>
            <w:ind w:firstLine="708"/>
            <w:jc w:val="both"/>
            <w:rPr>
              <w:shd w:val="clear" w:color="auto" w:fill="FFFFFF"/>
              <w:lang w:val="en-US"/>
            </w:rPr>
          </w:pPr>
          <w:ins w:id="7" w:author="agustina ventre" w:date="2018-11-29T11:47:00Z">
            <w:r w:rsidRPr="00207B43">
              <w:rPr>
                <w:shd w:val="clear" w:color="auto" w:fill="FFFFFF"/>
                <w:lang w:val="en-US"/>
                <w:rPrChange w:id="8" w:author="agustina ventre" w:date="2018-11-29T11:51:00Z">
                  <w:rPr>
                    <w:highlight w:val="yellow"/>
                    <w:shd w:val="clear" w:color="auto" w:fill="FFFFFF"/>
                    <w:lang w:val="en-US"/>
                  </w:rPr>
                </w:rPrChange>
              </w:rPr>
              <w:t>S</w:t>
            </w:r>
          </w:ins>
          <w:ins w:id="9" w:author="agustina ventre" w:date="2018-11-29T11:44:00Z">
            <w:r w:rsidRPr="00207B43">
              <w:rPr>
                <w:shd w:val="clear" w:color="auto" w:fill="FFFFFF"/>
                <w:lang w:val="en-US"/>
                <w:rPrChange w:id="10" w:author="agustina ventre" w:date="2018-11-29T11:51:00Z">
                  <w:rPr>
                    <w:highlight w:val="yellow"/>
                    <w:shd w:val="clear" w:color="auto" w:fill="FFFFFF"/>
                    <w:lang w:val="en-US"/>
                  </w:rPr>
                </w:rPrChange>
              </w:rPr>
              <w:t>tudies</w:t>
            </w:r>
            <w:r w:rsidR="007D06AF" w:rsidRPr="00207B43">
              <w:rPr>
                <w:shd w:val="clear" w:color="auto" w:fill="FFFFFF"/>
                <w:lang w:val="en-US"/>
                <w:rPrChange w:id="11" w:author="agustina ventre" w:date="2018-11-29T11:51:00Z">
                  <w:rPr>
                    <w:highlight w:val="yellow"/>
                    <w:shd w:val="clear" w:color="auto" w:fill="FFFFFF"/>
                    <w:lang w:val="en-US"/>
                  </w:rPr>
                </w:rPrChange>
              </w:rPr>
              <w:t xml:space="preserve"> </w:t>
            </w:r>
          </w:ins>
          <w:ins w:id="12" w:author="agustina ventre" w:date="2018-11-29T11:48:00Z">
            <w:r w:rsidRPr="00207B43">
              <w:rPr>
                <w:shd w:val="clear" w:color="auto" w:fill="FFFFFF"/>
                <w:lang w:val="en-US"/>
                <w:rPrChange w:id="13" w:author="agustina ventre" w:date="2018-11-29T11:51:00Z">
                  <w:rPr>
                    <w:highlight w:val="yellow"/>
                    <w:shd w:val="clear" w:color="auto" w:fill="FFFFFF"/>
                    <w:lang w:val="en-US"/>
                  </w:rPr>
                </w:rPrChange>
              </w:rPr>
              <w:t>addressing</w:t>
            </w:r>
          </w:ins>
          <w:ins w:id="14" w:author="agustina ventre" w:date="2018-11-29T11:44:00Z">
            <w:r w:rsidR="007D06AF" w:rsidRPr="00207B43">
              <w:rPr>
                <w:shd w:val="clear" w:color="auto" w:fill="FFFFFF"/>
                <w:lang w:val="en-US"/>
                <w:rPrChange w:id="15" w:author="agustina ventre" w:date="2018-11-29T11:51:00Z">
                  <w:rPr>
                    <w:highlight w:val="yellow"/>
                    <w:shd w:val="clear" w:color="auto" w:fill="FFFFFF"/>
                    <w:lang w:val="en-US"/>
                  </w:rPr>
                </w:rPrChange>
              </w:rPr>
              <w:t xml:space="preserve"> the determinants of s</w:t>
            </w:r>
            <w:r w:rsidR="00207B43" w:rsidRPr="00207B43">
              <w:rPr>
                <w:shd w:val="clear" w:color="auto" w:fill="FFFFFF"/>
                <w:lang w:val="en-US"/>
                <w:rPrChange w:id="16" w:author="agustina ventre" w:date="2018-11-29T11:51:00Z">
                  <w:rPr>
                    <w:highlight w:val="yellow"/>
                    <w:shd w:val="clear" w:color="auto" w:fill="FFFFFF"/>
                    <w:lang w:val="en-US"/>
                  </w:rPr>
                </w:rPrChange>
              </w:rPr>
              <w:t>pecies distribution</w:t>
            </w:r>
            <w:r w:rsidR="007D06AF" w:rsidRPr="00207B43">
              <w:rPr>
                <w:shd w:val="clear" w:color="auto" w:fill="FFFFFF"/>
                <w:lang w:val="en-US"/>
                <w:rPrChange w:id="17" w:author="agustina ventre" w:date="2018-11-29T11:51:00Z">
                  <w:rPr>
                    <w:highlight w:val="yellow"/>
                    <w:shd w:val="clear" w:color="auto" w:fill="FFFFFF"/>
                    <w:lang w:val="en-US"/>
                  </w:rPr>
                </w:rPrChange>
              </w:rPr>
              <w:t xml:space="preserve"> </w:t>
            </w:r>
          </w:ins>
          <w:ins w:id="18" w:author="agustina ventre" w:date="2018-11-29T11:48:00Z">
            <w:r w:rsidRPr="00207B43">
              <w:rPr>
                <w:shd w:val="clear" w:color="auto" w:fill="FFFFFF"/>
                <w:lang w:val="en-US"/>
                <w:rPrChange w:id="19" w:author="agustina ventre" w:date="2018-11-29T11:51:00Z">
                  <w:rPr>
                    <w:highlight w:val="yellow"/>
                    <w:shd w:val="clear" w:color="auto" w:fill="FFFFFF"/>
                    <w:lang w:val="en-US"/>
                  </w:rPr>
                </w:rPrChange>
              </w:rPr>
              <w:t xml:space="preserve">are </w:t>
            </w:r>
          </w:ins>
          <w:ins w:id="20" w:author="agustina ventre" w:date="2018-11-29T11:44:00Z">
            <w:r w:rsidR="007D06AF" w:rsidRPr="00207B43">
              <w:rPr>
                <w:shd w:val="clear" w:color="auto" w:fill="FFFFFF"/>
                <w:lang w:val="en-US"/>
                <w:rPrChange w:id="21" w:author="agustina ventre" w:date="2018-11-29T11:51:00Z">
                  <w:rPr>
                    <w:highlight w:val="yellow"/>
                    <w:shd w:val="clear" w:color="auto" w:fill="FFFFFF"/>
                    <w:lang w:val="en-US"/>
                  </w:rPr>
                </w:rPrChange>
              </w:rPr>
              <w:t>often focused on</w:t>
            </w:r>
          </w:ins>
          <w:ins w:id="22" w:author="agustina ventre" w:date="2018-11-29T11:45:00Z">
            <w:r w:rsidR="007D06AF" w:rsidRPr="00207B43">
              <w:rPr>
                <w:shd w:val="clear" w:color="auto" w:fill="FFFFFF"/>
                <w:lang w:val="en-US"/>
                <w:rPrChange w:id="23" w:author="agustina ventre" w:date="2018-11-29T11:51:00Z">
                  <w:rPr>
                    <w:highlight w:val="yellow"/>
                    <w:shd w:val="clear" w:color="auto" w:fill="FFFFFF"/>
                    <w:lang w:val="en-US"/>
                  </w:rPr>
                </w:rPrChange>
              </w:rPr>
              <w:t xml:space="preserve"> the biology of the adult individuals </w:t>
            </w:r>
          </w:ins>
          <w:ins w:id="24" w:author="agustina ventre" w:date="2018-11-29T11:49:00Z">
            <w:r w:rsidRPr="00207B43">
              <w:rPr>
                <w:shd w:val="clear" w:color="auto" w:fill="FFFFFF"/>
                <w:lang w:val="en-US"/>
                <w:rPrChange w:id="25" w:author="agustina ventre" w:date="2018-11-29T11:51:00Z">
                  <w:rPr>
                    <w:highlight w:val="yellow"/>
                    <w:shd w:val="clear" w:color="auto" w:fill="FFFFFF"/>
                    <w:lang w:val="en-US"/>
                  </w:rPr>
                </w:rPrChange>
              </w:rPr>
              <w:t>of</w:t>
            </w:r>
          </w:ins>
          <w:ins w:id="26" w:author="agustina ventre" w:date="2018-11-29T11:45:00Z">
            <w:r w:rsidR="007D06AF" w:rsidRPr="00207B43">
              <w:rPr>
                <w:shd w:val="clear" w:color="auto" w:fill="FFFFFF"/>
                <w:lang w:val="en-US"/>
                <w:rPrChange w:id="27" w:author="agustina ventre" w:date="2018-11-29T11:51:00Z">
                  <w:rPr>
                    <w:highlight w:val="yellow"/>
                    <w:shd w:val="clear" w:color="auto" w:fill="FFFFFF"/>
                    <w:lang w:val="en-US"/>
                  </w:rPr>
                </w:rPrChange>
              </w:rPr>
              <w:t xml:space="preserve"> the populations. However</w:t>
            </w:r>
          </w:ins>
          <w:r w:rsidR="007D06AF" w:rsidRPr="00207B43">
            <w:rPr>
              <w:shd w:val="clear" w:color="auto" w:fill="FFFFFF"/>
              <w:lang w:val="en-US"/>
              <w:rPrChange w:id="28" w:author="agustina ventre" w:date="2018-11-29T11:51:00Z">
                <w:rPr>
                  <w:highlight w:val="yellow"/>
                  <w:shd w:val="clear" w:color="auto" w:fill="FFFFFF"/>
                  <w:lang w:val="en-US"/>
                </w:rPr>
              </w:rPrChange>
            </w:rPr>
            <w:t xml:space="preserve">, </w:t>
          </w:r>
          <w:r w:rsidR="00C1467C">
            <w:rPr>
              <w:shd w:val="clear" w:color="auto" w:fill="FFFFFF"/>
              <w:lang w:val="en-US"/>
            </w:rPr>
            <w:t>i</w:t>
          </w:r>
          <w:r w:rsidR="00B42DD9" w:rsidRPr="00207B43">
            <w:rPr>
              <w:shd w:val="clear" w:color="auto" w:fill="FFFFFF"/>
              <w:lang w:val="en-US"/>
            </w:rPr>
            <w:t xml:space="preserve">n sessile organisms such as plants, </w:t>
          </w:r>
          <w:r w:rsidR="003403A5" w:rsidRPr="00207B43">
            <w:rPr>
              <w:shd w:val="clear" w:color="auto" w:fill="FFFFFF"/>
              <w:lang w:val="en-US"/>
            </w:rPr>
            <w:t>the distribution of adult</w:t>
          </w:r>
          <w:r>
            <w:rPr>
              <w:shd w:val="clear" w:color="auto" w:fill="FFFFFF"/>
              <w:lang w:val="en-US"/>
            </w:rPr>
            <w:t>s</w:t>
          </w:r>
          <w:r w:rsidR="003403A5" w:rsidRPr="00207B43">
            <w:rPr>
              <w:shd w:val="clear" w:color="auto" w:fill="FFFFFF"/>
              <w:lang w:val="en-US"/>
            </w:rPr>
            <w:t xml:space="preserve"> </w:t>
          </w:r>
          <w:r w:rsidR="00B42DD9" w:rsidRPr="00207B43">
            <w:rPr>
              <w:shd w:val="clear" w:color="auto" w:fill="FFFFFF"/>
              <w:lang w:val="en-US"/>
            </w:rPr>
            <w:t xml:space="preserve">can largely depend on </w:t>
          </w:r>
          <w:r w:rsidR="00C1467C">
            <w:rPr>
              <w:shd w:val="clear" w:color="auto" w:fill="FFFFFF"/>
              <w:lang w:val="en-US"/>
            </w:rPr>
            <w:t xml:space="preserve">the </w:t>
          </w:r>
          <w:r w:rsidR="003403A5" w:rsidRPr="00207B43">
            <w:rPr>
              <w:shd w:val="clear" w:color="auto" w:fill="FFFFFF"/>
              <w:lang w:val="en-US"/>
            </w:rPr>
            <w:t>species'</w:t>
          </w:r>
          <w:r w:rsidR="00B42DD9" w:rsidRPr="00207B43">
            <w:rPr>
              <w:shd w:val="clear" w:color="auto" w:fill="FFFFFF"/>
              <w:lang w:val="en-US"/>
            </w:rPr>
            <w:t xml:space="preserve"> </w:t>
          </w:r>
          <w:r w:rsidR="003403A5" w:rsidRPr="00207B43">
            <w:rPr>
              <w:shd w:val="clear" w:color="auto" w:fill="FFFFFF"/>
              <w:lang w:val="en-US"/>
            </w:rPr>
            <w:t xml:space="preserve">requirements during the earliest developmental life stages (the </w:t>
          </w:r>
          <w:r w:rsidR="0032720C">
            <w:rPr>
              <w:shd w:val="clear" w:color="auto" w:fill="FFFFFF"/>
              <w:lang w:val="en-US"/>
            </w:rPr>
            <w:t xml:space="preserve">regeneration niche </w:t>
          </w:r>
          <w:r w:rsidR="0032720C">
            <w:rPr>
              <w:shd w:val="clear" w:color="auto" w:fill="FFFFFF"/>
              <w:lang w:val="en-US"/>
            </w:rPr>
            <w:fldChar w:fldCharType="begin" w:fldLock="1"/>
          </w:r>
          <w:r w:rsidR="0032720C">
            <w:rPr>
              <w:shd w:val="clear" w:color="auto" w:fill="FFFFFF"/>
              <w:lang w:val="en-US"/>
            </w:rPr>
            <w:instrText>ADDIN CSL_CITATION {"citationItems":[{"id":"ITEM-1","itemData":{"DOI":"10.1111/j.1469-185X.1977.tb01347.x","ISSN":"1464-7931","abstract":"SUMMARY 1 According to ?Gause's hypothesis? a corollary of the process of evolution by natural selection is that in a community at equilibrium every species must occupy a different niche. Many botanists have found this idea improbable because they have ignored the processes of regeneration in plant communities. 2 Most plant communities are longer-lived than their constituent individual plants. When an individual dies, it may or may not be replaced by an individual of the same species. It is this replacement stage which is all-important to the argument presented. 3 Several mechanisms not involving regeneration also contribute to the maintenance of species-richness: (a).? differences in life-form coupled with the inability of larger plants to exhaust or cut off all resources, also the development of dependence-relationships, (b)? differences in phenology coupled with tolerance of suppression, (c)? fluctuations in the environment coupled with relatively small differences in competitive ability between many species, (d)? the ability of certain species-pairs to form stable mixtures because of a balance of intraspecific competition against interspecific competition, (e)? the production of substances more toxic to the producer-species than to the other species, (f)? differences in the primary limiting mineral nutrients or pore-sizes in the soil for neighbouring plants of different soecies, and (g)? differences in the competitive abilities of species dependent on their physiological age coupled with the uneven-age structure of many populations. 4 The mechanisms listed above do not go far to explain the indefinite persistence in mixture of the many species in the most species-rich communities known. 5 In contrast there seem to be almost limitless possibilities for differences between species in their requirements for regeneration, i.e. the replacement of the individual plants of one generation by those of the next. This idea is illustrated for tree species and it is emphasized that foresters were the first by a wide margin to appreciate its importance. 6 The processes involved in the successful invasion of a gap by a given plant species and some characters of the gap that may be important are summarized in Table 2. 7 The definition of a plant's niche requires recognition of four components: (a)? the habitat niche, (b)? the life-form niche, (c)? the phenological niche, and (d)? the regeneration niche. 8 A brief account is given of the patterns of regeneration in …","author":[{"dropping-particle":"","family":"Grubb","given":"P J","non-dropping-particle":"","parse-names":false,"suffix":""}],"container-title":"Biological Reviews","id":"ITEM-1","issue":"1","issued":{"date-parts":[["2018","11","29"]]},"note":"doi: 10.1111/j.1469-185X.1977.tb01347.x","page":"107-145","publisher":"John Wiley &amp; Sons, Ltd (10.1111)","title":"THE MAINTENANCE OF SPECIES-RICHNESS IN PLANT COMMUNITIES: THE IMPORTANCE OF THE REGENERATION NICHE","type":"article-journal","volume":"52"},"uris":["http://www.mendeley.com/documents/?uuid=a8b689e4-ba6f-4eff-bfdd-f77363787a7f"]}],"mendeley":{"formattedCitation":"(Grubb, 2018)","plainTextFormattedCitation":"(Grubb, 2018)","previouslyFormattedCitation":"(Grubb, 2018)"},"properties":{"noteIndex":0},"schema":"https://github.com/citation-style-language/schema/raw/master/csl-citation.json"}</w:instrText>
          </w:r>
          <w:r w:rsidR="0032720C">
            <w:rPr>
              <w:shd w:val="clear" w:color="auto" w:fill="FFFFFF"/>
              <w:lang w:val="en-US"/>
            </w:rPr>
            <w:fldChar w:fldCharType="separate"/>
          </w:r>
          <w:r w:rsidR="0032720C" w:rsidRPr="0032720C">
            <w:rPr>
              <w:noProof/>
              <w:shd w:val="clear" w:color="auto" w:fill="FFFFFF"/>
              <w:lang w:val="en-US"/>
            </w:rPr>
            <w:t>(Grubb, 2018)</w:t>
          </w:r>
          <w:r w:rsidR="0032720C">
            <w:rPr>
              <w:shd w:val="clear" w:color="auto" w:fill="FFFFFF"/>
              <w:lang w:val="en-US"/>
            </w:rPr>
            <w:fldChar w:fldCharType="end"/>
          </w:r>
          <w:r w:rsidR="003403A5" w:rsidRPr="00207B43">
            <w:rPr>
              <w:shd w:val="clear" w:color="auto" w:fill="FFFFFF"/>
              <w:lang w:val="en-US"/>
            </w:rPr>
            <w:t>)</w:t>
          </w:r>
          <w:r w:rsidR="00B42DD9" w:rsidRPr="00207B43">
            <w:rPr>
              <w:shd w:val="clear" w:color="auto" w:fill="FFFFFF"/>
              <w:lang w:val="en-US"/>
            </w:rPr>
            <w:t>. The regeneration niche includes preferences for different substrates</w:t>
          </w:r>
          <w:r w:rsidR="0032720C">
            <w:rPr>
              <w:shd w:val="clear" w:color="auto" w:fill="FFFFFF"/>
              <w:lang w:val="en-US"/>
            </w:rPr>
            <w:t xml:space="preserve"> </w:t>
          </w:r>
          <w:r w:rsidR="0032720C">
            <w:rPr>
              <w:shd w:val="clear" w:color="auto" w:fill="FFFFFF"/>
              <w:lang w:val="en-US"/>
            </w:rPr>
            <w:fldChar w:fldCharType="begin" w:fldLock="1"/>
          </w:r>
          <w:r w:rsidR="0032720C">
            <w:rPr>
              <w:shd w:val="clear" w:color="auto" w:fill="FFFFFF"/>
              <w:lang w:val="en-US"/>
            </w:rPr>
            <w:instrText>ADDIN CSL_CITATION {"citationItems":[{"id":"ITEM-1","itemData":{"DOI":"10.2307/3236220","ISSN":"11009233, 16541103","abstract":"Seedling densities on the forest floor and on elevated microsites (logs and stumps) were compared for eight woody species in a temperate rain forest in southern Chile. Degree of association with elevated microsites varied significantly between species, showed no systematic relationship with reported shade tolerance, but was significantly negatively correlated with seed mass. Large-seeded Podocarpus nubigena established preferentially on undisturbed forest floor sites, whereas seedlings of small-seeded species such as Nothofagus nitida and Laurelia philippiana were found mainly on fallen logs and stumps. The abundance of large seedlings and saplings of N. nitida on logs/stumps, and the growth forms of canopy trees, confirm that recruitment of this species occurs mainly on decaying wood. The relationship between seed size and microsite preferences may be caused by effects of seed size on (1) ability to establish in forest floor litter and (2) retention of seeds on logs. Seedling occupancy of logs and stumps varied with state of decay. Few seedlings of any species were present on logs in the early stages of decay. N. nitida established earlier than the other species, attaining maximum abundance on wood in the middle decay classes. Species richness and overall seedling abundance were highest on wood in advanced stages of decay. Seed size differences are suggested as a determinant of differential utilization of forest floor heterogeneity, and hence of plant species coexistence.","author":[{"dropping-particle":"","family":"Lusk","given":"Christopher H","non-dropping-particle":"","parse-names":false,"suffix":""}],"container-title":"Journal of Vegetation Science","id":"ITEM-1","issue":"2","issued":{"date-parts":[["1995"]]},"page":"249-256","publisher":"Wiley","title":"Seed Size, Establishment Sites and Species Coexistence in a Chilean Rain Forest","type":"article-journal","volume":"6"},"uris":["http://www.mendeley.com/documents/?uuid=3142866f-c239-4d8e-a4e3-a93e46f4d5f8"]}],"mendeley":{"formattedCitation":"(Lusk, 1995)","plainTextFormattedCitation":"(Lusk, 1995)","previouslyFormattedCitation":"(Lusk, 1995)"},"properties":{"noteIndex":0},"schema":"https://github.com/citation-style-language/schema/raw/master/csl-citation.json"}</w:instrText>
          </w:r>
          <w:r w:rsidR="0032720C">
            <w:rPr>
              <w:shd w:val="clear" w:color="auto" w:fill="FFFFFF"/>
              <w:lang w:val="en-US"/>
            </w:rPr>
            <w:fldChar w:fldCharType="separate"/>
          </w:r>
          <w:r w:rsidR="0032720C" w:rsidRPr="0032720C">
            <w:rPr>
              <w:noProof/>
              <w:shd w:val="clear" w:color="auto" w:fill="FFFFFF"/>
              <w:lang w:val="en-US"/>
            </w:rPr>
            <w:t>(Lusk, 1995)</w:t>
          </w:r>
          <w:r w:rsidR="0032720C">
            <w:rPr>
              <w:shd w:val="clear" w:color="auto" w:fill="FFFFFF"/>
              <w:lang w:val="en-US"/>
            </w:rPr>
            <w:fldChar w:fldCharType="end"/>
          </w:r>
          <w:r w:rsidR="00B42DD9" w:rsidRPr="00207B43">
            <w:rPr>
              <w:shd w:val="clear" w:color="auto" w:fill="FFFFFF"/>
              <w:lang w:val="en-US"/>
            </w:rPr>
            <w:t xml:space="preserve">, differential responses of seedlings to </w:t>
          </w:r>
          <w:r w:rsidR="00754943" w:rsidRPr="00207B43">
            <w:rPr>
              <w:shd w:val="clear" w:color="auto" w:fill="FFFFFF"/>
              <w:lang w:val="en-US"/>
            </w:rPr>
            <w:t>ecological</w:t>
          </w:r>
          <w:r w:rsidR="00B42DD9" w:rsidRPr="00207B43">
            <w:rPr>
              <w:shd w:val="clear" w:color="auto" w:fill="FFFFFF"/>
              <w:lang w:val="en-US"/>
            </w:rPr>
            <w:t xml:space="preserve"> gradients</w:t>
          </w:r>
          <w:r w:rsidR="0032720C">
            <w:rPr>
              <w:shd w:val="clear" w:color="auto" w:fill="FFFFFF"/>
              <w:lang w:val="en-US"/>
            </w:rPr>
            <w:t xml:space="preserve"> </w:t>
          </w:r>
          <w:r w:rsidR="0032720C">
            <w:rPr>
              <w:shd w:val="clear" w:color="auto" w:fill="FFFFFF"/>
              <w:lang w:val="en-US"/>
            </w:rPr>
            <w:fldChar w:fldCharType="begin" w:fldLock="1"/>
          </w:r>
          <w:r w:rsidR="0032720C">
            <w:rPr>
              <w:shd w:val="clear" w:color="auto" w:fill="FFFFFF"/>
              <w:lang w:val="en-US"/>
            </w:rPr>
            <w:instrText>ADDIN CSL_CITATION {"citationItems":[{"id":"ITEM-1","itemData":{"author":[{"dropping-particle":"","family":"Denslow","given":"J.S.","non-dropping-particle":"","parse-names":false,"suffix":""}],"container-title":"Biotropica","id":"ITEM-1","issued":{"date-parts":[["1980"]]},"page":"47–55","title":"Gap partitioning among tropical rainforest trees.","type":"article-journal","volume":"12"},"uris":["http://www.mendeley.com/documents/?uuid=7515dd25-2d97-4b05-a704-ccd9170dfe89"]}],"mendeley":{"formattedCitation":"(Denslow, 1980)","plainTextFormattedCitation":"(Denslow, 1980)","previouslyFormattedCitation":"(Denslow, 1980)"},"properties":{"noteIndex":0},"schema":"https://github.com/citation-style-language/schema/raw/master/csl-citation.json"}</w:instrText>
          </w:r>
          <w:r w:rsidR="0032720C">
            <w:rPr>
              <w:shd w:val="clear" w:color="auto" w:fill="FFFFFF"/>
              <w:lang w:val="en-US"/>
            </w:rPr>
            <w:fldChar w:fldCharType="separate"/>
          </w:r>
          <w:r w:rsidR="0032720C" w:rsidRPr="0032720C">
            <w:rPr>
              <w:noProof/>
              <w:shd w:val="clear" w:color="auto" w:fill="FFFFFF"/>
              <w:lang w:val="en-US"/>
            </w:rPr>
            <w:t>(Denslow, 1980)</w:t>
          </w:r>
          <w:r w:rsidR="0032720C">
            <w:rPr>
              <w:shd w:val="clear" w:color="auto" w:fill="FFFFFF"/>
              <w:lang w:val="en-US"/>
            </w:rPr>
            <w:fldChar w:fldCharType="end"/>
          </w:r>
          <w:r w:rsidR="00B42DD9" w:rsidRPr="00207B43">
            <w:rPr>
              <w:shd w:val="clear" w:color="auto" w:fill="FFFFFF"/>
              <w:lang w:val="en-US"/>
            </w:rPr>
            <w:t xml:space="preserve">, and </w:t>
          </w:r>
          <w:r w:rsidR="00C1467C">
            <w:rPr>
              <w:shd w:val="clear" w:color="auto" w:fill="FFFFFF"/>
              <w:lang w:val="en-US"/>
            </w:rPr>
            <w:t xml:space="preserve">the </w:t>
          </w:r>
          <w:r w:rsidR="00B42DD9" w:rsidRPr="001B37BB">
            <w:rPr>
              <w:shd w:val="clear" w:color="auto" w:fill="FFFFFF"/>
              <w:lang w:val="en-US"/>
            </w:rPr>
            <w:t xml:space="preserve">availability of </w:t>
          </w:r>
          <w:r w:rsidR="0024145E" w:rsidRPr="001B37BB">
            <w:rPr>
              <w:shd w:val="clear" w:color="auto" w:fill="FFFFFF"/>
              <w:lang w:val="en-US"/>
            </w:rPr>
            <w:t xml:space="preserve">microscopic </w:t>
          </w:r>
          <w:bookmarkStart w:id="29" w:name="_Ref525135841"/>
          <w:r w:rsidR="0024145E" w:rsidRPr="001B37BB">
            <w:rPr>
              <w:shd w:val="clear" w:color="auto" w:fill="FFFFFF"/>
              <w:lang w:val="en-US"/>
            </w:rPr>
            <w:t>mutualistic organisms</w:t>
          </w:r>
          <w:bookmarkEnd w:id="29"/>
          <w:r w:rsidR="0032720C">
            <w:rPr>
              <w:shd w:val="clear" w:color="auto" w:fill="FFFFFF"/>
              <w:lang w:val="en-US"/>
            </w:rPr>
            <w:t xml:space="preserve"> </w:t>
          </w:r>
          <w:r w:rsidR="0032720C">
            <w:rPr>
              <w:shd w:val="clear" w:color="auto" w:fill="FFFFFF"/>
              <w:lang w:val="en-US"/>
            </w:rPr>
            <w:fldChar w:fldCharType="begin" w:fldLock="1"/>
          </w:r>
          <w:r w:rsidR="00C433A2">
            <w:rPr>
              <w:shd w:val="clear" w:color="auto" w:fill="FFFFFF"/>
              <w:lang w:val="en-US"/>
            </w:rPr>
            <w:instrText>ADDIN CSL_CITATION {"citationItems":[{"id":"ITEM-1","itemData":{"DOI":"10.1111/nph.12639","ISBN":"1469-8137","ISSN":"14698137","PMID":"4026","abstract":"The distribution and abundance of orchid populations depend on a suite of biological and ecological factors, including seed production and dispersal, availability of mycorrhizal fungi and appropriate environmental conditions, with the weighting of these factors depending on the spatial scale considered. Disentangling the factors determining successful orchid establishment represents a major challenge, involving seed germination experiments, molecular techniques and assessment of environmental conditions. Identification of fungi from large-scale surveys of mycorrhizal associations in a range of orchid species has shown that mycorrhizal fungi may be widespread and occur in varied habitats. Further, a meta-analysis of seed introduction experiments revealed similar seed germination in occupied and unoccupied habitat patches. Orchid rarity was also unrelated to mycorrhizal specificity. Nonetheless, seed germination within sites appears to depend on both biotic and abiotic conditions. In the few cases that have been examined, coexisting orchids have distinct mycorrhizal communities and show strong spatial segregation, suggesting that mycorrhizal fungi are important drivers of niche partitioning and contribute to orchid coexistence. A broader investigation of orchid mycorrhizal fungus distribution in the soil, coupled with fungus and recruitment mapping, is needed to translate fungal abundance to orchid population dynamics and may lead to better orchid conservation.","author":[{"dropping-particle":"","family":"McCormick","given":"Melissa K.","non-dropping-particle":"","parse-names":false,"suffix":""},{"dropping-particle":"","family":"Jacquemyn","given":"Hans","non-dropping-particle":"","parse-names":false,"suffix":""}],"container-title":"New Phytologist","id":"ITEM-1","issue":"2","issued":{"date-parts":[["2014"]]},"page":"392-400","title":"What constrains the distribution of orchid populations?","type":"article-journal","volume":"202"},"uris":["http://www.mendeley.com/documents/?uuid=2836ebb4-383e-44b3-92c0-7ebc1147fc20"]}],"mendeley":{"formattedCitation":"(McCormick &amp; Jacquemyn, 2014)","plainTextFormattedCitation":"(McCormick &amp; Jacquemyn, 2014)","previouslyFormattedCitation":"(McCormick &amp; Jacquemyn, 2014)"},"properties":{"noteIndex":0},"schema":"https://github.com/citation-style-language/schema/raw/master/csl-citation.json"}</w:instrText>
          </w:r>
          <w:r w:rsidR="0032720C">
            <w:rPr>
              <w:shd w:val="clear" w:color="auto" w:fill="FFFFFF"/>
              <w:lang w:val="en-US"/>
            </w:rPr>
            <w:fldChar w:fldCharType="separate"/>
          </w:r>
          <w:r w:rsidR="0032720C" w:rsidRPr="0032720C">
            <w:rPr>
              <w:noProof/>
              <w:shd w:val="clear" w:color="auto" w:fill="FFFFFF"/>
              <w:lang w:val="en-US"/>
            </w:rPr>
            <w:t>(McCormick &amp; Jacquemyn, 2014)</w:t>
          </w:r>
          <w:r w:rsidR="0032720C">
            <w:rPr>
              <w:shd w:val="clear" w:color="auto" w:fill="FFFFFF"/>
              <w:lang w:val="en-US"/>
            </w:rPr>
            <w:fldChar w:fldCharType="end"/>
          </w:r>
          <w:r w:rsidR="00B42DD9" w:rsidRPr="001B37BB">
            <w:rPr>
              <w:lang w:val="en-US"/>
            </w:rPr>
            <w:t>.</w:t>
          </w:r>
          <w:r w:rsidR="002F35D0" w:rsidRPr="001B37BB">
            <w:rPr>
              <w:lang w:val="en-US"/>
            </w:rPr>
            <w:t xml:space="preserve"> Local availability of mutualists</w:t>
          </w:r>
          <w:r w:rsidR="0024145E" w:rsidRPr="001B37BB">
            <w:rPr>
              <w:lang w:val="en-US"/>
            </w:rPr>
            <w:t>, particularly of symbiotic fungi,</w:t>
          </w:r>
          <w:r w:rsidR="002F35D0" w:rsidRPr="001B37BB">
            <w:rPr>
              <w:lang w:val="en-US"/>
            </w:rPr>
            <w:t xml:space="preserve"> is one of the least studied aspect of plants' regeneration niche.</w:t>
          </w:r>
        </w:p>
        <w:p w14:paraId="033B500F" w14:textId="77777777" w:rsidR="00814DEE" w:rsidRDefault="00AA6EB7" w:rsidP="00AA6EB7">
          <w:pPr>
            <w:spacing w:after="0" w:line="240" w:lineRule="auto"/>
            <w:jc w:val="both"/>
            <w:rPr>
              <w:b/>
              <w:lang w:val="en-US"/>
            </w:rPr>
          </w:pPr>
          <w:r w:rsidRPr="001B37BB">
            <w:rPr>
              <w:b/>
              <w:lang w:val="en-US"/>
            </w:rPr>
            <w:tab/>
          </w:r>
        </w:p>
        <w:p w14:paraId="6073C5F4" w14:textId="15B9F38D" w:rsidR="00DF0EAC" w:rsidRPr="00A57827" w:rsidRDefault="00CD564A" w:rsidP="00A57827">
          <w:pPr>
            <w:spacing w:after="0" w:line="240" w:lineRule="auto"/>
            <w:ind w:firstLine="708"/>
            <w:jc w:val="both"/>
            <w:rPr>
              <w:lang w:val="en-US"/>
            </w:rPr>
          </w:pPr>
          <w:r w:rsidRPr="00A57827">
            <w:rPr>
              <w:b/>
              <w:lang w:val="en-US"/>
            </w:rPr>
            <w:t>Epiphytes</w:t>
          </w:r>
          <w:r w:rsidRPr="00A57827">
            <w:rPr>
              <w:lang w:val="en-US"/>
            </w:rPr>
            <w:t xml:space="preserve"> </w:t>
          </w:r>
          <w:r w:rsidR="00DE07B6">
            <w:rPr>
              <w:lang w:val="en-US"/>
            </w:rPr>
            <w:t xml:space="preserve">are plants that </w:t>
          </w:r>
          <w:r w:rsidR="00B93BB3" w:rsidRPr="00A57827">
            <w:rPr>
              <w:lang w:val="en-US"/>
            </w:rPr>
            <w:t xml:space="preserve">live non-parasitically on </w:t>
          </w:r>
          <w:r w:rsidRPr="00A57827">
            <w:rPr>
              <w:lang w:val="en-US"/>
            </w:rPr>
            <w:t>tree trunks and branches</w:t>
          </w:r>
          <w:r w:rsidR="00B93BB3" w:rsidRPr="00A57827">
            <w:rPr>
              <w:lang w:val="en-US"/>
            </w:rPr>
            <w:t>,</w:t>
          </w:r>
          <w:r w:rsidR="00B42DD9" w:rsidRPr="00A57827">
            <w:rPr>
              <w:lang w:val="en-US"/>
            </w:rPr>
            <w:t xml:space="preserve"> </w:t>
          </w:r>
          <w:r w:rsidRPr="00A57827">
            <w:rPr>
              <w:lang w:val="en-US"/>
            </w:rPr>
            <w:t xml:space="preserve">and therefore </w:t>
          </w:r>
          <w:r w:rsidR="006646D0" w:rsidRPr="00A57827">
            <w:rPr>
              <w:lang w:val="en-US"/>
            </w:rPr>
            <w:t xml:space="preserve">need to find a </w:t>
          </w:r>
          <w:r w:rsidR="006646D0" w:rsidRPr="00A57827">
            <w:rPr>
              <w:b/>
              <w:lang w:val="en-US"/>
            </w:rPr>
            <w:t>suitable host tree</w:t>
          </w:r>
          <w:r w:rsidR="006646D0" w:rsidRPr="00A57827">
            <w:rPr>
              <w:lang w:val="en-US"/>
            </w:rPr>
            <w:t xml:space="preserve"> for physical support. </w:t>
          </w:r>
          <w:r w:rsidRPr="00A57827">
            <w:rPr>
              <w:lang w:val="en-US"/>
            </w:rPr>
            <w:t xml:space="preserve">Because </w:t>
          </w:r>
          <w:r w:rsidR="005E0F57">
            <w:rPr>
              <w:lang w:val="en-US"/>
            </w:rPr>
            <w:t>of their life style</w:t>
          </w:r>
          <w:r w:rsidRPr="00A57827">
            <w:rPr>
              <w:lang w:val="en-US"/>
            </w:rPr>
            <w:t xml:space="preserve">, </w:t>
          </w:r>
          <w:r w:rsidR="005E0F57">
            <w:rPr>
              <w:lang w:val="en-US"/>
            </w:rPr>
            <w:t>epiphytes</w:t>
          </w:r>
          <w:r w:rsidR="00DE07B6">
            <w:rPr>
              <w:lang w:val="en-US"/>
            </w:rPr>
            <w:t xml:space="preserve"> </w:t>
          </w:r>
          <w:r w:rsidRPr="00A57827">
            <w:rPr>
              <w:lang w:val="en-US"/>
            </w:rPr>
            <w:t xml:space="preserve">face strong ecological gradients </w:t>
          </w:r>
          <w:r w:rsidR="00DE07B6">
            <w:rPr>
              <w:lang w:val="en-US"/>
            </w:rPr>
            <w:t xml:space="preserve">at relatively </w:t>
          </w:r>
          <w:r w:rsidRPr="00A57827">
            <w:rPr>
              <w:lang w:val="en-US"/>
            </w:rPr>
            <w:t>short distances</w:t>
          </w:r>
          <w:r w:rsidR="00DE07B6">
            <w:rPr>
              <w:lang w:val="en-US"/>
            </w:rPr>
            <w:t xml:space="preserve">. Probably the most important environmental factor in tropical forest is the </w:t>
          </w:r>
          <w:r w:rsidR="00DE07B6" w:rsidRPr="00A57827">
            <w:rPr>
              <w:b/>
              <w:lang w:val="en-US"/>
            </w:rPr>
            <w:t xml:space="preserve">availability of </w:t>
          </w:r>
          <w:r w:rsidRPr="00A57827">
            <w:rPr>
              <w:b/>
              <w:lang w:val="en-US"/>
            </w:rPr>
            <w:t>light</w:t>
          </w:r>
          <w:r w:rsidR="00DE07B6">
            <w:rPr>
              <w:lang w:val="en-US"/>
            </w:rPr>
            <w:t>,</w:t>
          </w:r>
          <w:r w:rsidRPr="00A57827">
            <w:rPr>
              <w:lang w:val="en-US"/>
            </w:rPr>
            <w:t xml:space="preserve"> </w:t>
          </w:r>
          <w:r w:rsidR="00DE07B6">
            <w:rPr>
              <w:lang w:val="en-US"/>
            </w:rPr>
            <w:t>which changes rapidly through the canopy of</w:t>
          </w:r>
          <w:r w:rsidRPr="00A57827">
            <w:rPr>
              <w:lang w:val="en-US"/>
            </w:rPr>
            <w:t xml:space="preserve"> the forest</w:t>
          </w:r>
          <w:r w:rsidR="00D01C3B" w:rsidRPr="00D01C3B">
            <w:rPr>
              <w:lang w:val="en-US"/>
            </w:rPr>
            <w:t xml:space="preserve"> </w:t>
          </w:r>
          <w:r w:rsidR="00D01C3B">
            <w:rPr>
              <w:vertAlign w:val="superscript"/>
              <w:lang w:val="en-US"/>
            </w:rPr>
            <w:fldChar w:fldCharType="begin" w:fldLock="1"/>
          </w:r>
          <w:r w:rsidR="00F552DA">
            <w:rPr>
              <w:vertAlign w:val="superscript"/>
              <w:lang w:val="en-US"/>
            </w:rPr>
            <w:instrText>ADDIN CSL_CITATION {"citationItems":[{"id":"ITEM-1","itemData":{"author":[{"dropping-particle":"","family":"Benzing","given":"D.H.","non-dropping-particle":"","parse-names":false,"suffix":""}],"id":"ITEM-1","issued":{"date-parts":[["1990"]]},"number-of-pages":"354","publisher":"Cambridge University Press","publisher-place":"Cambridge","title":"Vascular epiphytes: General Biology and Related Biota","type":"book"},"uris":["http://www.mendeley.com/documents/?uuid=320501cf-03ef-488f-af56-a0ef5d16e7ba"]}],"mendeley":{"formattedCitation":"(Benzing, 1990)","plainTextFormattedCitation":"(Benzing, 1990)","previouslyFormattedCitation":"(Benzing, 1990)"},"properties":{"noteIndex":0},"schema":"https://github.com/citation-style-language/schema/raw/master/csl-citation.json"}</w:instrText>
          </w:r>
          <w:r w:rsidR="00D01C3B">
            <w:rPr>
              <w:vertAlign w:val="superscript"/>
              <w:lang w:val="en-US"/>
            </w:rPr>
            <w:fldChar w:fldCharType="separate"/>
          </w:r>
          <w:r w:rsidR="00D01C3B" w:rsidRPr="00D01C3B">
            <w:rPr>
              <w:noProof/>
              <w:lang w:val="en-US"/>
            </w:rPr>
            <w:t>(Benzing, 1990)</w:t>
          </w:r>
          <w:r w:rsidR="00D01C3B">
            <w:rPr>
              <w:vertAlign w:val="superscript"/>
              <w:lang w:val="en-US"/>
            </w:rPr>
            <w:fldChar w:fldCharType="end"/>
          </w:r>
          <w:r w:rsidR="00DE07B6">
            <w:rPr>
              <w:lang w:val="en-US"/>
            </w:rPr>
            <w:t>.</w:t>
          </w:r>
          <w:r w:rsidR="0013512B" w:rsidRPr="00A57827">
            <w:rPr>
              <w:lang w:val="en-US"/>
            </w:rPr>
            <w:t xml:space="preserve"> </w:t>
          </w:r>
          <w:ins w:id="30" w:author="Hans Jacquemyn" w:date="2018-11-28T14:09:00Z">
            <w:r w:rsidR="00DE07B6">
              <w:rPr>
                <w:lang w:val="en-US"/>
              </w:rPr>
              <w:t xml:space="preserve">To cope with these variable light conditions, epiphytes </w:t>
            </w:r>
          </w:ins>
          <w:r w:rsidR="0013512B" w:rsidRPr="001B37BB">
            <w:rPr>
              <w:lang w:val="en-US"/>
            </w:rPr>
            <w:t xml:space="preserve">have </w:t>
          </w:r>
          <w:ins w:id="31" w:author="Hans Jacquemyn" w:date="2018-11-28T14:09:00Z">
            <w:r w:rsidR="00DE07B6">
              <w:rPr>
                <w:lang w:val="en-US"/>
              </w:rPr>
              <w:t xml:space="preserve">specific adaptations to </w:t>
            </w:r>
          </w:ins>
          <w:commentRangeStart w:id="32"/>
          <w:ins w:id="33" w:author="Hans Jacquemyn" w:date="2018-11-28T14:10:00Z">
            <w:r w:rsidR="00DE07B6">
              <w:rPr>
                <w:lang w:val="en-US"/>
              </w:rPr>
              <w:t>allow them …</w:t>
            </w:r>
            <w:commentRangeEnd w:id="32"/>
            <w:r w:rsidR="00DE07B6">
              <w:rPr>
                <w:rStyle w:val="Refdecomentario"/>
              </w:rPr>
              <w:commentReference w:id="32"/>
            </w:r>
          </w:ins>
          <w:r w:rsidRPr="00C1467C">
            <w:rPr>
              <w:lang w:val="en-US"/>
              <w:rPrChange w:id="34" w:author="Hans Jacquemyn" w:date="2018-11-28T13:51:00Z">
                <w:rPr/>
              </w:rPrChange>
            </w:rPr>
            <w:t xml:space="preserve">. </w:t>
          </w:r>
          <w:r w:rsidR="00DE07B6">
            <w:rPr>
              <w:lang w:val="en-US"/>
            </w:rPr>
            <w:t>Besides variable light conditions,</w:t>
          </w:r>
          <w:r w:rsidRPr="00A57827">
            <w:rPr>
              <w:lang w:val="en-US"/>
            </w:rPr>
            <w:t xml:space="preserve"> two </w:t>
          </w:r>
          <w:r w:rsidR="00DE07B6">
            <w:rPr>
              <w:lang w:val="en-US"/>
            </w:rPr>
            <w:t>other</w:t>
          </w:r>
          <w:r w:rsidRPr="00A57827">
            <w:rPr>
              <w:lang w:val="en-US"/>
            </w:rPr>
            <w:t xml:space="preserve"> </w:t>
          </w:r>
          <w:r w:rsidR="00DE07B6">
            <w:rPr>
              <w:lang w:val="en-US"/>
            </w:rPr>
            <w:t>factors will</w:t>
          </w:r>
          <w:r w:rsidR="00B42DD9" w:rsidRPr="00A57827">
            <w:rPr>
              <w:lang w:val="en-US"/>
            </w:rPr>
            <w:t xml:space="preserve"> determine the</w:t>
          </w:r>
          <w:r w:rsidR="00DE07B6">
            <w:rPr>
              <w:lang w:val="en-US"/>
            </w:rPr>
            <w:t xml:space="preserve"> </w:t>
          </w:r>
          <w:r w:rsidR="00B42DD9" w:rsidRPr="00A57827">
            <w:rPr>
              <w:lang w:val="en-US"/>
            </w:rPr>
            <w:t>regene</w:t>
          </w:r>
          <w:r w:rsidR="006646D0" w:rsidRPr="00A57827">
            <w:rPr>
              <w:lang w:val="en-US"/>
            </w:rPr>
            <w:t xml:space="preserve">ration niche </w:t>
          </w:r>
          <w:r w:rsidR="00DE07B6">
            <w:rPr>
              <w:lang w:val="en-US"/>
            </w:rPr>
            <w:t xml:space="preserve">of epiphytic orchids. First, </w:t>
          </w:r>
          <w:r w:rsidR="00B42DD9" w:rsidRPr="00A57827">
            <w:rPr>
              <w:lang w:val="en-US"/>
            </w:rPr>
            <w:t>seed</w:t>
          </w:r>
          <w:r w:rsidR="00DE07B6">
            <w:rPr>
              <w:lang w:val="en-US"/>
            </w:rPr>
            <w:t>s</w:t>
          </w:r>
          <w:r w:rsidR="00B42DD9" w:rsidRPr="00A57827">
            <w:rPr>
              <w:lang w:val="en-US"/>
            </w:rPr>
            <w:t xml:space="preserve"> </w:t>
          </w:r>
          <w:r w:rsidR="00DE07B6">
            <w:rPr>
              <w:lang w:val="en-US"/>
            </w:rPr>
            <w:t>fully rely on</w:t>
          </w:r>
          <w:r w:rsidR="00B42DD9" w:rsidRPr="00A57827">
            <w:rPr>
              <w:lang w:val="en-US"/>
            </w:rPr>
            <w:t xml:space="preserve"> </w:t>
          </w:r>
          <w:r w:rsidR="00B42DD9" w:rsidRPr="00A57827">
            <w:rPr>
              <w:b/>
              <w:lang w:val="en-US"/>
            </w:rPr>
            <w:t xml:space="preserve">mycorrhizal fungi </w:t>
          </w:r>
          <w:r w:rsidR="00DE07B6">
            <w:rPr>
              <w:b/>
              <w:lang w:val="en-US"/>
            </w:rPr>
            <w:t>for germination</w:t>
          </w:r>
          <w:r w:rsidR="00DE07B6">
            <w:rPr>
              <w:lang w:val="en-US"/>
            </w:rPr>
            <w:t xml:space="preserve">. Since these fungi </w:t>
          </w:r>
          <w:r w:rsidR="00B42DD9" w:rsidRPr="00A57827">
            <w:rPr>
              <w:lang w:val="en-US"/>
            </w:rPr>
            <w:t>are not inherited from maternal plants</w:t>
          </w:r>
          <w:r w:rsidR="00F552DA">
            <w:rPr>
              <w:lang w:val="en-US"/>
            </w:rPr>
            <w:t xml:space="preserve"> </w:t>
          </w:r>
          <w:r w:rsidR="00F552DA">
            <w:rPr>
              <w:lang w:val="en-US"/>
            </w:rPr>
            <w:fldChar w:fldCharType="begin" w:fldLock="1"/>
          </w:r>
          <w:r w:rsidR="00F552DA">
            <w:rPr>
              <w:lang w:val="en-US"/>
            </w:rPr>
            <w:instrText>ADDIN CSL_CITATION {"citationItems":[{"id":"ITEM-1","itemData":{"author":[{"dropping-particle":"","family":"Benzing","given":"D.H.","non-dropping-particle":"","parse-names":false,"suffix":""}],"id":"ITEM-1","issued":{"date-parts":[["1990"]]},"number-of-pages":"354","publisher":"Cambridge University Press","publisher-place":"Cambridge","title":"Vascular epiphytes: General Biology and Related Biota","type":"book"},"uris":["http://www.mendeley.com/documents/?uuid=320501cf-03ef-488f-af56-a0ef5d16e7ba"]},{"id":"ITEM-2","itemData":{"DOI":"10.1023/A:1020246715436","ISBN":"0032-079X","ISSN":"0032079X","PMID":"19996479","abstract":"Orchids are mycoheterotrophic during their seedling stage and in many species the dependency on fungi as a carbohydrate source is prolonged into adulthood. The mycobionts in orchid mycorrhiza belong in at least 5 major taxonomic groups of basidiomycetes. Traditional records have mainly focused on saprotrophic mycobionts but the participation of both ectomycorrhizal and parasitic fungi in orchid mycorrhiza has been corroborated. There is an increasing evidence of specific relationships between orchids and fungi, though usually not on a species-to-species level. Physiological compatibility demonstrated under artificial conditions, as in vitro, may be much broader, however. Recent development of field sowing techniques has improved the possibilities of evaluating orchid-fungal relations in an ecological context. Although the general nutrient flow in orchid mycorrhiza is well known, some questions remain regarding breakdown processes of fungi within orchid tissues, especially the ptyophagic syndrome that has recently been illustrated at the ultrastructural level for the first time.","author":[{"dropping-particle":"","family":"Rasmussen","given":"Hanne N.","non-dropping-particle":"","parse-names":false,"suffix":""}],"container-title":"Plant and Soil","id":"ITEM-2","issue":"1-2","issued":{"date-parts":[["2002"]]},"page":"149-163","title":"Recent developments in the study of orchid mycorrhiza","type":"article-journal","volume":"244"},"uris":["http://www.mendeley.com/documents/?uuid=d933bf76-f88d-4f9c-a623-d3832c4ff565"]}],"mendeley":{"formattedCitation":"(Benzing, 1990; Rasmussen, 2002)","plainTextFormattedCitation":"(Benzing, 1990; Rasmussen, 2002)","previouslyFormattedCitation":"(Benzing, 1990; Rasmussen, 2002)"},"properties":{"noteIndex":0},"schema":"https://github.com/citation-style-language/schema/raw/master/csl-citation.json"}</w:instrText>
          </w:r>
          <w:r w:rsidR="00F552DA">
            <w:rPr>
              <w:lang w:val="en-US"/>
            </w:rPr>
            <w:fldChar w:fldCharType="separate"/>
          </w:r>
          <w:r w:rsidR="00F552DA" w:rsidRPr="00F552DA">
            <w:rPr>
              <w:noProof/>
              <w:lang w:val="en-US"/>
            </w:rPr>
            <w:t>(Benzing, 1990; Rasmussen, 2002)</w:t>
          </w:r>
          <w:r w:rsidR="00F552DA">
            <w:rPr>
              <w:lang w:val="en-US"/>
            </w:rPr>
            <w:fldChar w:fldCharType="end"/>
          </w:r>
          <w:r w:rsidR="00B42DD9" w:rsidRPr="00A57827">
            <w:rPr>
              <w:lang w:val="en-US"/>
            </w:rPr>
            <w:t xml:space="preserve">, </w:t>
          </w:r>
          <w:r w:rsidR="00DE07B6">
            <w:rPr>
              <w:lang w:val="en-US"/>
            </w:rPr>
            <w:t xml:space="preserve">the availability </w:t>
          </w:r>
          <w:r w:rsidR="00B42DD9" w:rsidRPr="00A57827">
            <w:rPr>
              <w:lang w:val="en-US"/>
            </w:rPr>
            <w:t xml:space="preserve">and </w:t>
          </w:r>
          <w:r w:rsidR="00DE07B6">
            <w:rPr>
              <w:lang w:val="en-US"/>
            </w:rPr>
            <w:t xml:space="preserve">spatial distribution of suitable mycorrhizal fungi are a key component determining the probability of germination and </w:t>
          </w:r>
          <w:r w:rsidR="00B42DD9" w:rsidRPr="00A57827">
            <w:rPr>
              <w:lang w:val="en-US"/>
            </w:rPr>
            <w:t>therefore</w:t>
          </w:r>
          <w:r w:rsidR="00DE07B6">
            <w:rPr>
              <w:lang w:val="en-US"/>
            </w:rPr>
            <w:t xml:space="preserve"> the distribution of epiphytes </w:t>
          </w:r>
          <w:r w:rsidR="00DE07B6">
            <w:rPr>
              <w:lang w:val="en-US"/>
            </w:rPr>
            <w:lastRenderedPageBreak/>
            <w:t>in the forest canopy. Second,</w:t>
          </w:r>
          <w:r w:rsidR="00B42DD9" w:rsidRPr="00A57827">
            <w:rPr>
              <w:lang w:val="en-US"/>
            </w:rPr>
            <w:t xml:space="preserve"> </w:t>
          </w:r>
          <w:r w:rsidRPr="00A57827">
            <w:rPr>
              <w:lang w:val="en-US"/>
            </w:rPr>
            <w:t>while</w:t>
          </w:r>
          <w:r w:rsidR="00B42DD9" w:rsidRPr="00A57827">
            <w:rPr>
              <w:lang w:val="en-US"/>
            </w:rPr>
            <w:t xml:space="preserve"> </w:t>
          </w:r>
          <w:r w:rsidR="00DE07B6">
            <w:rPr>
              <w:lang w:val="en-US"/>
            </w:rPr>
            <w:t xml:space="preserve">the </w:t>
          </w:r>
          <w:r w:rsidRPr="00A57827">
            <w:rPr>
              <w:lang w:val="en-US"/>
            </w:rPr>
            <w:t xml:space="preserve">early life stages lack chlorophyll and fully depend on mycorrhiza for nutrition, </w:t>
          </w:r>
          <w:r w:rsidR="002A5D9B" w:rsidRPr="00A57827">
            <w:rPr>
              <w:lang w:val="en-US"/>
            </w:rPr>
            <w:t>adults</w:t>
          </w:r>
          <w:r w:rsidR="00477BCE" w:rsidRPr="00A57827">
            <w:rPr>
              <w:lang w:val="en-US"/>
            </w:rPr>
            <w:t xml:space="preserve"> of most species</w:t>
          </w:r>
          <w:r w:rsidR="002A5D9B" w:rsidRPr="00A57827">
            <w:rPr>
              <w:lang w:val="en-US"/>
            </w:rPr>
            <w:t xml:space="preserve"> </w:t>
          </w:r>
          <w:r w:rsidR="00B42DD9" w:rsidRPr="00A57827">
            <w:rPr>
              <w:lang w:val="en-US"/>
            </w:rPr>
            <w:t>are capable of photosynthesis (</w:t>
          </w:r>
          <w:r w:rsidR="00B42DD9" w:rsidRPr="00A57827">
            <w:rPr>
              <w:b/>
              <w:lang w:val="en-US"/>
            </w:rPr>
            <w:t>partial mycoheterotrophy</w:t>
          </w:r>
          <w:r w:rsidR="00B42DD9" w:rsidRPr="00A57827">
            <w:rPr>
              <w:lang w:val="en-US"/>
            </w:rPr>
            <w:t>), potentially reducing their dependency on mycorrhiza as compared to seedlings</w:t>
          </w:r>
          <w:r w:rsidR="00F552DA">
            <w:rPr>
              <w:lang w:val="en-US"/>
            </w:rPr>
            <w:t xml:space="preserve"> </w:t>
          </w:r>
          <w:r w:rsidR="00F552DA">
            <w:rPr>
              <w:lang w:val="en-US"/>
            </w:rPr>
            <w:fldChar w:fldCharType="begin" w:fldLock="1"/>
          </w:r>
          <w:r w:rsidR="00F552DA">
            <w:rPr>
              <w:lang w:val="en-US"/>
            </w:rPr>
            <w:instrText>ADDIN CSL_CITATION {"citationItems":[{"id":"ITEM-1","itemData":{"author":[{"dropping-particle":"","family":"Leake","given":"J.R.","non-dropping-particle":"","parse-names":false,"suffix":""}],"container-title":"New Phytologist","id":"ITEM-1","issued":{"date-parts":[["1994"]]},"page":"171-216","title":"The biology of myco-heterotrophic ('saprophytic') plants","type":"article-journal","volume":"69"},"uris":["http://www.mendeley.com/documents/?uuid=19ea4a19-83e8-4b66-9258-0b679a09d3b6"]}],"mendeley":{"formattedCitation":"(Leake, 1994)","plainTextFormattedCitation":"(Leake, 1994)","previouslyFormattedCitation":"(Leake, 1994)"},"properties":{"noteIndex":0},"schema":"https://github.com/citation-style-language/schema/raw/master/csl-citation.json"}</w:instrText>
          </w:r>
          <w:r w:rsidR="00F552DA">
            <w:rPr>
              <w:lang w:val="en-US"/>
            </w:rPr>
            <w:fldChar w:fldCharType="separate"/>
          </w:r>
          <w:r w:rsidR="00F552DA" w:rsidRPr="00F552DA">
            <w:rPr>
              <w:noProof/>
              <w:lang w:val="en-US"/>
            </w:rPr>
            <w:t>(Leake, 1994)</w:t>
          </w:r>
          <w:r w:rsidR="00F552DA">
            <w:rPr>
              <w:lang w:val="en-US"/>
            </w:rPr>
            <w:fldChar w:fldCharType="end"/>
          </w:r>
          <w:r w:rsidR="00B42DD9" w:rsidRPr="00A57827">
            <w:rPr>
              <w:lang w:val="en-US"/>
            </w:rPr>
            <w:t>.</w:t>
          </w:r>
          <w:r w:rsidR="00477BCE" w:rsidRPr="00A57827">
            <w:rPr>
              <w:lang w:val="en-US"/>
            </w:rPr>
            <w:t xml:space="preserve"> Epiphytic orchids thus need to find suitable host trees and mycorrhizal fungi for germination, but also might experience changes in their environmental and nutritional requirements throughout development, meaning that the </w:t>
          </w:r>
          <w:r w:rsidR="00477BCE" w:rsidRPr="00A57827">
            <w:rPr>
              <w:b/>
              <w:lang w:val="en-US"/>
            </w:rPr>
            <w:t>regeneration and adult niches might differ substantially</w:t>
          </w:r>
          <w:r w:rsidR="00DF0EAC" w:rsidRPr="00A57827">
            <w:rPr>
              <w:lang w:val="en-US"/>
            </w:rPr>
            <w:t>.</w:t>
          </w:r>
        </w:p>
        <w:p w14:paraId="081F90F9" w14:textId="1391AC74" w:rsidR="0087064B" w:rsidRPr="00AA6EB7" w:rsidRDefault="002A5D9B" w:rsidP="00AA6EB7">
          <w:pPr>
            <w:spacing w:after="0" w:line="240" w:lineRule="auto"/>
            <w:jc w:val="both"/>
            <w:rPr>
              <w:rFonts w:cs="Times-Roman"/>
              <w:lang w:val="en-US"/>
            </w:rPr>
          </w:pPr>
          <w:r w:rsidRPr="00A57827">
            <w:rPr>
              <w:lang w:val="en-US"/>
            </w:rPr>
            <w:tab/>
          </w:r>
          <w:r w:rsidR="0087064B" w:rsidRPr="00A57827">
            <w:rPr>
              <w:lang w:val="en-US"/>
            </w:rPr>
            <w:t xml:space="preserve">Although specialized partnerships with </w:t>
          </w:r>
          <w:r w:rsidR="0087064B" w:rsidRPr="00A57827">
            <w:rPr>
              <w:u w:val="single"/>
              <w:lang w:val="en-US"/>
            </w:rPr>
            <w:t>host trees</w:t>
          </w:r>
          <w:r w:rsidR="0087064B" w:rsidRPr="00A57827">
            <w:rPr>
              <w:lang w:val="en-US"/>
            </w:rPr>
            <w:t xml:space="preserve"> have been reported, most evidence so far indicates that </w:t>
          </w:r>
          <w:r w:rsidR="005E0F57">
            <w:rPr>
              <w:lang w:val="en-US"/>
            </w:rPr>
            <w:t xml:space="preserve">most </w:t>
          </w:r>
          <w:r w:rsidR="0087064B" w:rsidRPr="00A57827">
            <w:rPr>
              <w:lang w:val="en-US"/>
            </w:rPr>
            <w:t>epiphytic orchids can grow on a broad range of tree species</w:t>
          </w:r>
          <w:r w:rsidR="00F552DA">
            <w:rPr>
              <w:vertAlign w:val="superscript"/>
              <w:lang w:val="en-US"/>
            </w:rPr>
            <w:fldChar w:fldCharType="begin" w:fldLock="1"/>
          </w:r>
          <w:r w:rsidR="00F552DA">
            <w:rPr>
              <w:vertAlign w:val="superscript"/>
              <w:lang w:val="en-US"/>
            </w:rPr>
            <w:instrText>ADDIN CSL_CITATION {"citationItems":[{"id":"ITEM-1","itemData":{"author":[{"dropping-particle":"","family":"Burns","given":"K C","non-dropping-particle":"","parse-names":false,"suffix":""},{"dropping-particle":"","family":"Zotz","given":"G","non-dropping-particle":"","parse-names":false,"suffix":""}],"container-title":"Ecology","id":"ITEM-1","issue":"2","issued":{"date-parts":[["2010"]]},"page":"377-385","title":"A hierarchical framework for investigating epiphyte assemblages: networks, meta-communities, and scale","type":"article-journal","volume":"91"},"uris":["http://www.mendeley.com/documents/?uuid=e360d8bc-2697-4847-b5d4-99e9b8b07dd9"]},{"id":"ITEM-2","itemData":{"DOI":"10.1093/aobpla/plu092","ISSN":"2041-2851","author":[{"dropping-particle":"","family":"Wagner","given":"K.","non-dropping-particle":"","parse-names":false,"suffix":""},{"dropping-particle":"","family":"Mendieta-Leiva","given":"G.","non-dropping-particle":"","parse-names":false,"suffix":""},{"dropping-particle":"","family":"Zotz","given":"G.","non-dropping-particle":"","parse-names":false,"suffix":""}],"container-title":"AoB PLANTS","id":"ITEM-2","issue":"0","issued":{"date-parts":[["2015"]]},"page":"plu092-plu092","title":"Host specificity in vascular epiphytes: a review of methodology, empirical evidence and potential mechanisms","type":"article-journal","volume":"7"},"uris":["http://www.mendeley.com/documents/?uuid=6ec457cd-d88a-41ea-8334-9b94b6038672"]},{"id":"ITEM-3","itemData":{"author":[{"dropping-particle":"","family":"Rasmussen","given":"Hanne N","non-dropping-particle":"","parse-names":false,"suffix":""},{"dropping-particle":"","family":"Rasmussen","given":"Finn N","non-dropping-particle":"","parse-names":false,"suffix":""}],"id":"ITEM-3","issue":"March","issued":{"date-parts":[["2018"]]},"page":"456-472","title":"The epiphytic habitat on a living host : reflections on the orchid – tree relationship","type":"article-journal"},"uris":["http://www.mendeley.com/documents/?uuid=6cc312d9-d286-4f02-8261-8873d64c574b"]}],"mendeley":{"formattedCitation":"(Burns &amp; Zotz, 2010; Wagner &lt;i&gt;et al.&lt;/i&gt;, 2015; Rasmussen &amp; Rasmussen, 2018)","plainTextFormattedCitation":"(Burns &amp; Zotz, 2010; Wagner et al., 2015; Rasmussen &amp; Rasmussen, 2018)","previouslyFormattedCitation":"(Burns &amp; Zotz, 2010; Wagner &lt;i&gt;et al.&lt;/i&gt;, 2015; Rasmussen &amp; Rasmussen, 2018)"},"properties":{"noteIndex":0},"schema":"https://github.com/citation-style-language/schema/raw/master/csl-citation.json"}</w:instrText>
          </w:r>
          <w:r w:rsidR="00F552DA">
            <w:rPr>
              <w:vertAlign w:val="superscript"/>
              <w:lang w:val="en-US"/>
            </w:rPr>
            <w:fldChar w:fldCharType="separate"/>
          </w:r>
          <w:r w:rsidR="00F552DA" w:rsidRPr="00F552DA">
            <w:rPr>
              <w:noProof/>
              <w:lang w:val="en-US"/>
            </w:rPr>
            <w:t xml:space="preserve">(Burns &amp; Zotz, 2010; Wagner </w:t>
          </w:r>
          <w:r w:rsidR="00F552DA" w:rsidRPr="00F552DA">
            <w:rPr>
              <w:i/>
              <w:noProof/>
              <w:lang w:val="en-US"/>
            </w:rPr>
            <w:t>et al.</w:t>
          </w:r>
          <w:r w:rsidR="00F552DA" w:rsidRPr="00F552DA">
            <w:rPr>
              <w:noProof/>
              <w:lang w:val="en-US"/>
            </w:rPr>
            <w:t>, 2015; Rasmussen &amp; Rasmussen, 2018)</w:t>
          </w:r>
          <w:r w:rsidR="00F552DA">
            <w:rPr>
              <w:vertAlign w:val="superscript"/>
              <w:lang w:val="en-US"/>
            </w:rPr>
            <w:fldChar w:fldCharType="end"/>
          </w:r>
          <w:r w:rsidR="0087064B" w:rsidRPr="00A57827">
            <w:rPr>
              <w:lang w:val="en-US"/>
            </w:rPr>
            <w:t xml:space="preserve">, suggesting that tree availability may not be a major constraint to the distribution of epiphytic orchids. Less, however, is known about how </w:t>
          </w:r>
          <w:r w:rsidR="0087064B" w:rsidRPr="00A57827">
            <w:rPr>
              <w:u w:val="single"/>
              <w:lang w:val="en-US"/>
            </w:rPr>
            <w:t>mycorrhizal fungi</w:t>
          </w:r>
          <w:r w:rsidR="0087064B" w:rsidRPr="00A57827">
            <w:rPr>
              <w:lang w:val="en-US"/>
            </w:rPr>
            <w:t xml:space="preserve"> determine the distribution of epiphytic orchids. In terrestrial orchids, there is a continuum from specialists</w:t>
          </w:r>
          <w:r w:rsidR="00F552DA">
            <w:rPr>
              <w:vertAlign w:val="superscript"/>
              <w:lang w:val="en-US"/>
            </w:rPr>
            <w:t xml:space="preserve"> </w:t>
          </w:r>
          <w:r w:rsidR="00F552DA">
            <w:rPr>
              <w:vertAlign w:val="superscript"/>
              <w:lang w:val="en-US"/>
            </w:rPr>
            <w:fldChar w:fldCharType="begin" w:fldLock="1"/>
          </w:r>
          <w:r w:rsidR="00F552DA">
            <w:rPr>
              <w:vertAlign w:val="superscript"/>
              <w:lang w:val="en-US"/>
            </w:rPr>
            <w:instrText>ADDIN CSL_CITATION {"citationItems":[{"id":"ITEM-1","itemData":{"author":[{"dropping-particle":"","family":"McKendrick","given":"S L","non-dropping-particle":"","parse-names":false,"suffix":""},{"dropping-particle":"","family":"Leake","given":"J R","non-dropping-particle":"","parse-names":false,"suffix":""},{"dropping-particle":"","family":"Lee Taylor","given":"D","non-dropping-particle":"","parse-names":false,"suffix":""},{"dropping-particle":"","family":"Read","given":"D J","non-dropping-particle":"","parse-names":false,"suffix":""}],"container-title":"New Phytologist","id":"ITEM-1","issue":"1847","issued":{"date-parts":[["2002"]]},"page":"233-247","title":"Symbiotic germination and development of the myco-heterotrophic orchid Neottia nidus-avis in nature and its requirement for locally distributed Sebacina spp.","type":"article-journal"},"uris":["http://www.mendeley.com/documents/?uuid=56fcde30-05f4-46b1-a018-a0d4cf42b9f6"]},{"id":"ITEM-2","itemData":{"author":[{"dropping-particle":"","family":"Bidartondo","given":"MI","non-dropping-particle":"","parse-names":false,"suffix":""},{"dropping-particle":"","family":"Read","given":"DJ","non-dropping-particle":"","parse-names":false,"suffix":""}],"container-title":"Molecular Ecology","id":"ITEM-2","issued":{"date-parts":[["2008"]]},"page":"3707-3716","title":"Fungal specificity bottlenecks during orchid germination and development","type":"article-journal","volume":"17"},"uris":["http://www.mendeley.com/documents/?uuid=3e956ddc-8d8e-4f2c-acda-306084ab85d1"]}],"mendeley":{"formattedCitation":"(McKendrick &lt;i&gt;et al.&lt;/i&gt;, 2002; Bidartondo &amp; Read, 2008)","plainTextFormattedCitation":"(McKendrick et al., 2002; Bidartondo &amp; Read, 2008)","previouslyFormattedCitation":"(McKendrick &lt;i&gt;et al.&lt;/i&gt;, 2002; Bidartondo &amp; Read, 2008)"},"properties":{"noteIndex":0},"schema":"https://github.com/citation-style-language/schema/raw/master/csl-citation.json"}</w:instrText>
          </w:r>
          <w:r w:rsidR="00F552DA">
            <w:rPr>
              <w:vertAlign w:val="superscript"/>
              <w:lang w:val="en-US"/>
            </w:rPr>
            <w:fldChar w:fldCharType="separate"/>
          </w:r>
          <w:r w:rsidR="00F552DA" w:rsidRPr="00F552DA">
            <w:rPr>
              <w:noProof/>
              <w:lang w:val="en-US"/>
            </w:rPr>
            <w:t xml:space="preserve">(McKendrick </w:t>
          </w:r>
          <w:r w:rsidR="00F552DA" w:rsidRPr="00F552DA">
            <w:rPr>
              <w:i/>
              <w:noProof/>
              <w:lang w:val="en-US"/>
            </w:rPr>
            <w:t>et al.</w:t>
          </w:r>
          <w:r w:rsidR="00F552DA" w:rsidRPr="00F552DA">
            <w:rPr>
              <w:noProof/>
              <w:lang w:val="en-US"/>
            </w:rPr>
            <w:t>, 2002; Bidartondo &amp; Read, 2008)</w:t>
          </w:r>
          <w:r w:rsidR="00F552DA">
            <w:rPr>
              <w:vertAlign w:val="superscript"/>
              <w:lang w:val="en-US"/>
            </w:rPr>
            <w:fldChar w:fldCharType="end"/>
          </w:r>
          <w:r w:rsidR="0087064B" w:rsidRPr="00A57827">
            <w:rPr>
              <w:lang w:val="en-US"/>
            </w:rPr>
            <w:t xml:space="preserve"> to generalists</w:t>
          </w:r>
          <w:r w:rsidR="00F552DA" w:rsidRPr="00F552DA">
            <w:rPr>
              <w:lang w:val="en-US"/>
            </w:rPr>
            <w:t xml:space="preserve"> </w:t>
          </w:r>
          <w:r w:rsidR="00F552DA">
            <w:rPr>
              <w:vertAlign w:val="superscript"/>
              <w:lang w:val="en-US"/>
            </w:rPr>
            <w:fldChar w:fldCharType="begin" w:fldLock="1"/>
          </w:r>
          <w:r w:rsidR="00F552DA">
            <w:rPr>
              <w:vertAlign w:val="superscript"/>
              <w:lang w:val="en-US"/>
            </w:rPr>
            <w:instrText>ADDIN CSL_CITATION {"citationItems":[{"id":"ITEM-1","itemData":{"DOI":"10.1038/srep37182","author":[{"dropping-particle":"","family":"Jacquemyn","given":"Hans","non-dropping-particle":"","parse-names":false,"suffix":""},{"dropping-particle":"","family":"Waud","given":"Michael","non-dropping-particle":"","parse-names":false,"suffix":""},{"dropping-particle":"","family":"Merckx","given":"Vincent S F T","non-dropping-particle":"","parse-names":false,"suffix":""},{"dropping-particle":"","family":"Brys","given":"Rein","non-dropping-particle":"","parse-names":false,"suffix":""},{"dropping-particle":"","family":"Tyteca","given":"Daniel","non-dropping-particle":"","parse-names":false,"suffix":""},{"dropping-particle":"","family":"Hedrén","given":"Mikael","non-dropping-particle":"","parse-names":false,"suffix":""},{"dropping-particle":"","family":"Lievens","given":"Bart","non-dropping-particle":"","parse-names":false,"suffix":""}],"container-title":"Nature Publishing Group","id":"ITEM-1","issue":"October","issued":{"date-parts":[["2016"]]},"page":"1-9","publisher":"Nature Publishing Group","title":"Habitat-driven variation in mycorrhizal communities in the terrestrial orchid genus Dactylorhiza","type":"article-journal"},"uris":["http://www.mendeley.com/documents/?uuid=2c951f6c-ded1-4fc8-a662-687eb46f33d9"]},{"id":"ITEM-2","itemData":{"DOI":"10.1111/mec.14524","ISSN":"1365294X","abstract":"Abstract The climbing orchid Erythrorchis altissima is the largest mycoheterotroph in the world. Although previous in vitro work suggests that E. altissima has a unique symbiosis with wood?decaying fungi, little is known about how this giant orchid meets its carbon and nutrient demands exclusively via mycorrhizal fungi. In this study, the mycorrhizal fungi of E. altissima were molecularly identified using root samples from 26 individuals. Furthermore, in vitro symbiotic germination with five fungi and stable isotope compositions in five E. altissima at one site were examined. In total, 37 fungal operational taxonomic units (OTUs) belonging to nine orders in Basidiomycota were identified from the orchid roots. Most of the fungal OTUs were wood?decaying fungi, but underground roots had ectomycorrhizal Russula. Two fungal isolates from mycorrhizal roots induced seed germination and subsequent seedling development in vitro. Measurement of carbon and nitrogen stable isotope abundances revealed that E. altissima is a full mycoheterotroph whose carbon originates mainly from wood?decaying fungi. All of the results show that E. altissima is associated with a wide range of wood? and soil?inhabiting fungi, the majority of which are wood?decaying taxa. This generalist association enables E. altissima to access a large carbon pool in woody debris and has been key to the evolution of such a large mycoheterotroph.","author":[{"dropping-particle":"","family":"Ogura-Tsujita","given":"Yuki","non-dropping-particle":"","parse-names":false,"suffix":""},{"dropping-particle":"","family":"Gebauer","given":"Gerhard","non-dropping-particle":"","parse-names":false,"suffix":""},{"dropping-particle":"","family":"Xu","given":"Hui","non-dropping-particle":"","parse-names":false,"suffix":""},{"dropping-particle":"","family":"Fukasawa","given":"Yu","non-dropping-particle":"","parse-names":false,"suffix":""},{"dropping-particle":"","family":"Umata","given":"Hidetaka","non-dropping-particle":"","parse-names":false,"suffix":""},{"dropping-particle":"","family":"Tetsuka","given":"Kenshi","non-dropping-particle":"","parse-names":false,"suffix":""},{"dropping-particle":"","family":"Kubota","given":"Miho","non-dropping-particle":"","parse-names":false,"suffix":""},{"dropping-particle":"","family":"Schweiger","given":"Julienne M.I.","non-dropping-particle":"","parse-names":false,"suffix":""},{"dropping-particle":"","family":"Yamashita","given":"Satoshi","non-dropping-particle":"","parse-names":false,"suffix":""},{"dropping-particle":"","family":"Maekawa","given":"Nitaro","non-dropping-particle":"","parse-names":false,"suffix":""},{"dropping-particle":"","family":"Maki","given":"Masayuki","non-dropping-particle":"","parse-names":false,"suffix":""},{"dropping-particle":"","family":"Isshiki","given":"Shiro","non-dropping-particle":"","parse-names":false,"suffix":""},{"dropping-particle":"","family":"Yukawa","given":"Tomohisa","non-dropping-particle":"","parse-names":false,"suffix":""}],"container-title":"Molecular Ecology","id":"ITEM-2","issue":"5","issued":{"date-parts":[["2018"]]},"page":"1324-1337","title":"The giant mycoheterotrophic orchid Erythrorchis altissima is associated mainly with a divergent set of wood-decaying fungi","type":"article-journal","volume":"27"},"uris":["http://www.mendeley.com/documents/?uuid=6d31821f-336a-4a51-8d5c-639a1c502e51"]}],"mendeley":{"formattedCitation":"(Jacquemyn &lt;i&gt;et al.&lt;/i&gt;, 2016; Ogura-Tsujita &lt;i&gt;et al.&lt;/i&gt;, 2018)","plainTextFormattedCitation":"(Jacquemyn et al., 2016; Ogura-Tsujita et al., 2018)","previouslyFormattedCitation":"(Jacquemyn &lt;i&gt;et al.&lt;/i&gt;, 2016; Ogura-Tsujita &lt;i&gt;et al.&lt;/i&gt;, 2018)"},"properties":{"noteIndex":0},"schema":"https://github.com/citation-style-language/schema/raw/master/csl-citation.json"}</w:instrText>
          </w:r>
          <w:r w:rsidR="00F552DA">
            <w:rPr>
              <w:vertAlign w:val="superscript"/>
              <w:lang w:val="en-US"/>
            </w:rPr>
            <w:fldChar w:fldCharType="separate"/>
          </w:r>
          <w:r w:rsidR="00F552DA" w:rsidRPr="00F552DA">
            <w:rPr>
              <w:noProof/>
              <w:lang w:val="en-US"/>
            </w:rPr>
            <w:t xml:space="preserve">(Jacquemyn </w:t>
          </w:r>
          <w:r w:rsidR="00F552DA" w:rsidRPr="00F552DA">
            <w:rPr>
              <w:i/>
              <w:noProof/>
              <w:lang w:val="en-US"/>
            </w:rPr>
            <w:t>et al.</w:t>
          </w:r>
          <w:r w:rsidR="00F552DA" w:rsidRPr="00F552DA">
            <w:rPr>
              <w:noProof/>
              <w:lang w:val="en-US"/>
            </w:rPr>
            <w:t xml:space="preserve">, 2016; Ogura-Tsujita </w:t>
          </w:r>
          <w:r w:rsidR="00F552DA" w:rsidRPr="00F552DA">
            <w:rPr>
              <w:i/>
              <w:noProof/>
              <w:lang w:val="en-US"/>
            </w:rPr>
            <w:t>et al.</w:t>
          </w:r>
          <w:r w:rsidR="00F552DA" w:rsidRPr="00F552DA">
            <w:rPr>
              <w:noProof/>
              <w:lang w:val="en-US"/>
            </w:rPr>
            <w:t>, 2018)</w:t>
          </w:r>
          <w:r w:rsidR="00F552DA">
            <w:rPr>
              <w:vertAlign w:val="superscript"/>
              <w:lang w:val="en-US"/>
            </w:rPr>
            <w:fldChar w:fldCharType="end"/>
          </w:r>
          <w:r w:rsidR="0087064B" w:rsidRPr="00A57827">
            <w:rPr>
              <w:lang w:val="en-US"/>
            </w:rPr>
            <w:t xml:space="preserve">. For epiphytic orchids, </w:t>
          </w:r>
          <w:r w:rsidR="0087064B" w:rsidRPr="00AA6EB7">
            <w:rPr>
              <w:rFonts w:eastAsia="Times New Roman"/>
              <w:lang w:val="en"/>
            </w:rPr>
            <w:t>we do not really know whether they are specialized or generalized</w:t>
          </w:r>
          <w:r w:rsidR="00F552DA" w:rsidRPr="00F552DA">
            <w:rPr>
              <w:rFonts w:eastAsia="Times New Roman"/>
              <w:lang w:val="en"/>
            </w:rPr>
            <w:t xml:space="preserve"> </w:t>
          </w:r>
          <w:r w:rsidR="00F552DA">
            <w:rPr>
              <w:rFonts w:eastAsia="Times New Roman"/>
              <w:lang w:val="en"/>
            </w:rPr>
            <w:fldChar w:fldCharType="begin" w:fldLock="1"/>
          </w:r>
          <w:r w:rsidR="008269E5">
            <w:rPr>
              <w:rFonts w:eastAsia="Times New Roman"/>
              <w:lang w:val="en"/>
            </w:rPr>
            <w:instrText>ADDIN CSL_CITATION {"citationItems":[{"id":"ITEM-1","itemData":{"DOI":"10.1111/j.1744-7429.2006.00258.x","ISBN":"0006-3606","ISSN":"00063606","abstract":"Aggregation patterns of plants vary according to spatial scale and developmental stage, and are dependent on vegetation dynamics and species composition. We describe the aggregation patterns of the epiphytic orchid Psychilis monensis from two sites with different vegetation structure and composition on Mona Island, Puerto Rico. We analyzed spatial variation for seedlings, juveniles, and adults using the density-independent, standardized Morisita index (IMS). We censused a total of 879 plants. Strong preferences for some phorophyte species were evident, including dead trees, but association with bark roughness was equivocal. The highest densities occurred in the site with the lowest fruit and seed production, suggesting that the best sites for pollination and seedling establishment were not the same. Seedlings at one site were significantly aggregated, but all other stages were indistinguishable from a random distribution. Nevertheless, adults at both sites had the lowest IMS values indicating that they tend to be the least aggregated of the three life history stages. The abundance and age structure of P. monensis were clearly affected by the frequency of their preferred hosts, but site-specific factors affecting seedling survival probably play a major role in site differences.","author":[{"dropping-particle":"","family":"Otero","given":"J. Tupac","non-dropping-particle":"","parse-names":false,"suffix":""},{"dropping-particle":"","family":"Aragón","given":"Susan","non-dropping-particle":"","parse-names":false,"suffix":""},{"dropping-particle":"","family":"Ackerman","given":"James D.","non-dropping-particle":"","parse-names":false,"suffix":""}],"container-title":"Biotropica","id":"ITEM-1","issue":"2","issued":{"date-parts":[["2007"]]},"page":"227-231","title":"Site variation in spatial aggregation and phorophyte preference in Psychilis monensis (Orchidaceae)","type":"article-journal","volume":"39"},"uris":["http://www.mendeley.com/documents/?uuid=fa0cd07d-ffc0-4a35-b132-57fe15bc6756"]}],"mendeley":{"formattedCitation":"(Otero &lt;i&gt;et al.&lt;/i&gt;, 2007)","plainTextFormattedCitation":"(Otero et al., 2007)","previouslyFormattedCitation":"(Otero &lt;i&gt;et al.&lt;/i&gt;, 2007)"},"properties":{"noteIndex":0},"schema":"https://github.com/citation-style-language/schema/raw/master/csl-citation.json"}</w:instrText>
          </w:r>
          <w:r w:rsidR="00F552DA">
            <w:rPr>
              <w:rFonts w:eastAsia="Times New Roman"/>
              <w:lang w:val="en"/>
            </w:rPr>
            <w:fldChar w:fldCharType="separate"/>
          </w:r>
          <w:r w:rsidR="00F552DA" w:rsidRPr="00F552DA">
            <w:rPr>
              <w:rFonts w:eastAsia="Times New Roman"/>
              <w:noProof/>
              <w:lang w:val="en"/>
            </w:rPr>
            <w:t xml:space="preserve">(Otero </w:t>
          </w:r>
          <w:r w:rsidR="00F552DA" w:rsidRPr="00F552DA">
            <w:rPr>
              <w:rFonts w:eastAsia="Times New Roman"/>
              <w:i/>
              <w:noProof/>
              <w:lang w:val="en"/>
            </w:rPr>
            <w:t>et al.</w:t>
          </w:r>
          <w:r w:rsidR="00F552DA" w:rsidRPr="00F552DA">
            <w:rPr>
              <w:rFonts w:eastAsia="Times New Roman"/>
              <w:noProof/>
              <w:lang w:val="en"/>
            </w:rPr>
            <w:t>, 2007)</w:t>
          </w:r>
          <w:r w:rsidR="00F552DA">
            <w:rPr>
              <w:rFonts w:eastAsia="Times New Roman"/>
              <w:lang w:val="en"/>
            </w:rPr>
            <w:fldChar w:fldCharType="end"/>
          </w:r>
          <w:r w:rsidR="0087064B" w:rsidRPr="00AA6EB7">
            <w:rPr>
              <w:rFonts w:eastAsia="Times New Roman"/>
              <w:lang w:val="en"/>
            </w:rPr>
            <w:t xml:space="preserve">. </w:t>
          </w:r>
          <w:r w:rsidR="0087064B" w:rsidRPr="00A57827">
            <w:rPr>
              <w:lang w:val="en-US"/>
            </w:rPr>
            <w:t>The little evidence available suggests that epiphytic orchids may have a higher diversity of mycorrhizal interactions than terrestrial orchids</w:t>
          </w:r>
          <w:r w:rsidR="008269E5">
            <w:rPr>
              <w:lang w:val="en-US"/>
            </w:rPr>
            <w:t xml:space="preserve"> </w:t>
          </w:r>
          <w:r w:rsidR="008269E5">
            <w:rPr>
              <w:vertAlign w:val="superscript"/>
              <w:lang w:val="en-US"/>
            </w:rPr>
            <w:fldChar w:fldCharType="begin" w:fldLock="1"/>
          </w:r>
          <w:r w:rsidR="008269E5">
            <w:rPr>
              <w:vertAlign w:val="superscript"/>
              <w:lang w:val="en-US"/>
            </w:rPr>
            <w:instrText>ADDIN CSL_CITATION {"citationItems":[{"id":"ITEM-1","itemData":{"DOI":"10.1111/j.1365-294X.2012.05692.x","ISBN":"1365-294X","ISSN":"09621083","PMID":"22765763","abstract":"Characterizing the architecture of bipartite networks is increasingly used as a framework to study biotic interactions within their ecological context and to assess the extent to which evolutionary constraint shape them. Orchid mycorrhizal symbioses are particularly interesting as they are viewed as more beneficial for plants than for fungi, a situation expected to result in an asymmetry of biological constraint. This study addressed the architecture and phylogenetic constraint in these associations in tropical context. We identified a bipartite network including 73 orchid species and 95 taxonomic units of mycorrhizal fungi across the natural habitats of Reunion Island. Unlike some recent evidence for nestedness in mycorrhizal symbioses, we found a highly modular architecture that largely reflected an ecological barrier between epiphytic and terrestrial subnetworks. By testing for phylogenetic signal, the overall signal was stronger for both partners in the epiphytic subnetwork. Moreover, in the subnetwork of epiphytic angraecoid orchids, the signal in orchid phylogeny was stronger than the signal in fungal phylogeny. Epiphytic associations are therefore more conservative and may co-evolve more than terrestrial ones. We suggest that such tighter phylogenetic specialization may have been driven by stressful life conditions in the epiphytic niches. In addition to paralleling recent insights into mycorrhizal networks, this study furthermore provides support for epiphytism as a major factor affecting ecological assemblage and evolutionary constraint in tropical mycorrhizal symbioses.","author":[{"dropping-particle":"","family":"Martos","given":"Florent","non-dropping-particle":"","parse-names":false,"suffix":""},{"dropping-particle":"","family":"Munoz","given":"Franaçois","non-dropping-particle":"","parse-names":false,"suffix":""},{"dropping-particle":"","family":"Pailler","given":"Thierry","non-dropping-particle":"","parse-names":false,"suffix":""},{"dropping-particle":"","family":"Kottke","given":"Ingrid","non-dropping-particle":"","parse-names":false,"suffix":""},{"dropping-particle":"","family":"Gonneau","given":"Cédric","non-dropping-particle":"","parse-names":false,"suffix":""},{"dropping-particle":"","family":"Selosse","given":"Marc André","non-dropping-particle":"","parse-names":false,"suffix":""}],"container-title":"Molecular Ecology","id":"ITEM-1","issue":"20","issued":{"date-parts":[["2012"]]},"page":"5098-5109","title":"The role of epiphytism in architecture and evolutionary constraint within mycorrhizal networks of tropical orchids","type":"article-journal","volume":"21"},"uris":["http://www.mendeley.com/documents/?uuid=170d2ef8-0bfd-42d4-b968-6020ea3c6467"]}],"mendeley":{"formattedCitation":"(Martos &lt;i&gt;et al.&lt;/i&gt;, 2012)","plainTextFormattedCitation":"(Martos et al., 2012)","previouslyFormattedCitation":"(Martos &lt;i&gt;et al.&lt;/i&gt;, 2012)"},"properties":{"noteIndex":0},"schema":"https://github.com/citation-style-language/schema/raw/master/csl-citation.json"}</w:instrText>
          </w:r>
          <w:r w:rsidR="008269E5">
            <w:rPr>
              <w:vertAlign w:val="superscript"/>
              <w:lang w:val="en-US"/>
            </w:rPr>
            <w:fldChar w:fldCharType="separate"/>
          </w:r>
          <w:r w:rsidR="008269E5" w:rsidRPr="008269E5">
            <w:rPr>
              <w:noProof/>
              <w:lang w:val="en-US"/>
            </w:rPr>
            <w:t xml:space="preserve">(Martos </w:t>
          </w:r>
          <w:r w:rsidR="008269E5" w:rsidRPr="008269E5">
            <w:rPr>
              <w:i/>
              <w:noProof/>
              <w:lang w:val="en-US"/>
            </w:rPr>
            <w:t>et al.</w:t>
          </w:r>
          <w:r w:rsidR="008269E5" w:rsidRPr="008269E5">
            <w:rPr>
              <w:noProof/>
              <w:lang w:val="en-US"/>
            </w:rPr>
            <w:t>, 2012)</w:t>
          </w:r>
          <w:r w:rsidR="008269E5">
            <w:rPr>
              <w:vertAlign w:val="superscript"/>
              <w:lang w:val="en-US"/>
            </w:rPr>
            <w:fldChar w:fldCharType="end"/>
          </w:r>
          <w:r w:rsidR="0087064B" w:rsidRPr="00A57827">
            <w:rPr>
              <w:lang w:val="en-US"/>
            </w:rPr>
            <w:t xml:space="preserve"> and that they tend to be generalists</w:t>
          </w:r>
          <w:r w:rsidR="008269E5">
            <w:rPr>
              <w:lang w:val="en-US"/>
            </w:rPr>
            <w:t xml:space="preserve"> </w:t>
          </w:r>
          <w:r w:rsidR="008269E5">
            <w:rPr>
              <w:lang w:val="en-US"/>
            </w:rPr>
            <w:fldChar w:fldCharType="begin" w:fldLock="1"/>
          </w:r>
          <w:r w:rsidR="008269E5">
            <w:rPr>
              <w:lang w:val="en-US"/>
            </w:rPr>
            <w:instrText>ADDIN CSL_CITATION {"citationItems":[{"id":"ITEM-1","itemData":{"DOI":"10.15517/lank.v16i2.26014","ISSN":"22152067","abstract":"Orchids are a main component of the diversity of vascular plants in Ecuador with approximately 4000 species representing about 5.3% of the orchid species described worldwide. More than a third of these species are endemics. As orchids, in contrast to other plants, depend on mycorrhizal fungi already for seed germination and early seedling establishment, availability of appropriate fungi may strongly influence distribution of orchid populations. It is currently debated if green orchids depend on specific mycobionts or may be equally promoted by a broad spectrum of mycorrhizal fungi, discussion mostly based on data from temperate regions. Here we summarize results obtained from broad scale investigations in the tropical mountain rain forest of Ecuador revealing associations with members of Serendipitaceae (Sebacinales), Tulasnellaceae, Ceratobasidiaceae (Cantharellales), and Atractiellales. Recent molecular data show that these worldwide spread fungal groups have broad ecological implications and are specifically suited as mycorrhizal fungi of green orchids. We found that main fungal partners and different levels of specificity among orchids and their mycobionts in the tropical mountain","author":[{"dropping-particle":"","family":"Suárez","given":"Juan Pablo","non-dropping-particle":"","parse-names":false,"suffix":""},{"dropping-particle":"","family":"Kottke","given":"Ingrid","non-dropping-particle":"","parse-names":false,"suffix":""}],"container-title":"Lankesteriana","id":"ITEM-1","issue":"2","issued":{"date-parts":[["2016"]]},"page":"299-305","title":"Main fungal partners and different levels of specificity of orchid mycorrhizae in the tropical mountain forests of Ecuador","type":"article-journal","volume":"16"},"uris":["http://www.mendeley.com/documents/?uuid=4a7a36e9-5ee6-4fd7-bf59-eb73552d4bea"]},{"id":"ITEM-2","itemData":{"DOI":"10.1016/j.myc.2017.08.003","ISSN":"16182545","abstract":"Biotic interactions play an important role in the assembly and stability of communities. All orchids depend on mycobionts for early establishment, but whether individual orchid species depend on a specific or broad spectrum of mycobionts is still a matter of debate. Tulasnellaceae (Basidiomycota) is the richest and most widespread mycobiont worldwide. We assessed Tulasnellaceae richness in epiphytic and terrestrial orchids in different habitats, and evaluated the degree of generalism in orchid-Tulasnellaceae interactions and the robustness of this mutualistic system to the extinction of mycobiont partners. We sampled 114 orchid individuals including all common and rare species in 56 plots of 1 m2in 3 habitats: pristine forest, regenerating forest and a landslide site in a tropical montane rainforest in Southern Ecuador. We found 52 orchid and 29 Tulasnellaceae species. The composition of Tulasnellaceae OTUs was moderately to highly similar across habitats and between orchid growth forms. A significantly nested network architecture indicated the existence of a core of generalist Tulasnellaceae OTUs interacting with both rare and common orchids. Terrestrial and epiphytic orchids showed significant differences in robustness to the extinction of their Tulasnellaceae mycobionts. Thus, generalist mycobionts may be relevant for the preservation of hyperdiverse orchid communities in the tropics.","author":[{"dropping-particle":"","family":"Herrera","given":"Paulo","non-dropping-particle":"","parse-names":false,"suffix":""},{"dropping-particle":"","family":"Kottke","given":"Ingrid","non-dropping-particle":"","parse-names":false,"suffix":""},{"dropping-particle":"","family":"Molina","given":"M. Carmen","non-dropping-particle":"","parse-names":false,"suffix":""},{"dropping-particle":"","family":"Méndez","given":"Marcos","non-dropping-particle":"","parse-names":false,"suffix":""},{"dropping-particle":"","family":"Suárez","given":"Juan Pablo","non-dropping-particle":"","parse-names":false,"suffix":""}],"container-title":"Mycoscience","id":"ITEM-2","issue":"1","issued":{"date-parts":[["2018"]]},"page":"38-48","title":"Generalism in the interaction of Tulasnellaceae mycobionts with orchids characterizes a biodiversity hotspot in the tropical Andes of Southern Ecuador","type":"article-journal","volume":"59"},"uris":["http://www.mendeley.com/documents/?uuid=80f4e314-d316-410a-8319-9dcfe02abb5b"]}],"mendeley":{"formattedCitation":"(Suárez &amp; Kottke, 2016; Herrera &lt;i&gt;et al.&lt;/i&gt;, 2018)","plainTextFormattedCitation":"(Suárez &amp; Kottke, 2016; Herrera et al., 2018)","previouslyFormattedCitation":"(Suárez &amp; Kottke, 2016; Herrera &lt;i&gt;et al.&lt;/i&gt;, 2018)"},"properties":{"noteIndex":0},"schema":"https://github.com/citation-style-language/schema/raw/master/csl-citation.json"}</w:instrText>
          </w:r>
          <w:r w:rsidR="008269E5">
            <w:rPr>
              <w:lang w:val="en-US"/>
            </w:rPr>
            <w:fldChar w:fldCharType="separate"/>
          </w:r>
          <w:r w:rsidR="008269E5" w:rsidRPr="008269E5">
            <w:rPr>
              <w:noProof/>
              <w:lang w:val="en-US"/>
            </w:rPr>
            <w:t xml:space="preserve">(Suárez &amp; Kottke, 2016; Herrera </w:t>
          </w:r>
          <w:r w:rsidR="008269E5" w:rsidRPr="008269E5">
            <w:rPr>
              <w:i/>
              <w:noProof/>
              <w:lang w:val="en-US"/>
            </w:rPr>
            <w:t>et al.</w:t>
          </w:r>
          <w:r w:rsidR="008269E5" w:rsidRPr="008269E5">
            <w:rPr>
              <w:noProof/>
              <w:lang w:val="en-US"/>
            </w:rPr>
            <w:t>, 2018)</w:t>
          </w:r>
          <w:r w:rsidR="008269E5">
            <w:rPr>
              <w:lang w:val="en-US"/>
            </w:rPr>
            <w:fldChar w:fldCharType="end"/>
          </w:r>
          <w:r w:rsidR="0087064B" w:rsidRPr="00A57827">
            <w:rPr>
              <w:lang w:val="en-US"/>
            </w:rPr>
            <w:t>, although highly specialized taxa have also been documented</w:t>
          </w:r>
          <w:r w:rsidR="008269E5" w:rsidRPr="008269E5">
            <w:rPr>
              <w:lang w:val="en-US"/>
            </w:rPr>
            <w:t xml:space="preserve"> </w:t>
          </w:r>
          <w:r w:rsidR="008269E5">
            <w:rPr>
              <w:vertAlign w:val="superscript"/>
              <w:lang w:val="en-US"/>
            </w:rPr>
            <w:fldChar w:fldCharType="begin" w:fldLock="1"/>
          </w:r>
          <w:r w:rsidR="007004F1">
            <w:rPr>
              <w:vertAlign w:val="superscript"/>
              <w:lang w:val="en-US"/>
            </w:rPr>
            <w:instrText>ADDIN CSL_CITATION {"citationItems":[{"id":"ITEM-1","itemData":{"DOI":"10.1111/j.1744-7429.2006.00258.x","ISBN":"0006-3606","ISSN":"00063606","abstract":"Aggregation patterns of plants vary according to spatial scale and developmental stage, and are dependent on vegetation dynamics and species composition. We describe the aggregation patterns of the epiphytic orchid Psychilis monensis from two sites with different vegetation structure and composition on Mona Island, Puerto Rico. We analyzed spatial variation for seedlings, juveniles, and adults using the density-independent, standardized Morisita index (IMS). We censused a total of 879 plants. Strong preferences for some phorophyte species were evident, including dead trees, but association with bark roughness was equivocal. The highest densities occurred in the site with the lowest fruit and seed production, suggesting that the best sites for pollination and seedling establishment were not the same. Seedlings at one site were significantly aggregated, but all other stages were indistinguishable from a random distribution. Nevertheless, adults at both sites had the lowest IMS values indicating that they tend to be the least aggregated of the three life history stages. The abundance and age structure of P. monensis were clearly affected by the frequency of their preferred hosts, but site-specific factors affecting seedling survival probably play a major role in site differences.","author":[{"dropping-particle":"","family":"Otero","given":"J. Tupac","non-dropping-particle":"","parse-names":false,"suffix":""},{"dropping-particle":"","family":"Aragón","given":"Susan","non-dropping-particle":"","parse-names":false,"suffix":""},{"dropping-particle":"","family":"Ackerman","given":"James D.","non-dropping-particle":"","parse-names":false,"suffix":""}],"container-title":"Biotropica","id":"ITEM-1","issue":"2","issued":{"date-parts":[["2007"]]},"page":"227-231","title":"Site variation in spatial aggregation and phorophyte preference in Psychilis monensis (Orchidaceae)","type":"article-journal","volume":"39"},"uris":["http://www.mendeley.com/documents/?uuid=fa0cd07d-ffc0-4a35-b132-57fe15bc6756"]},{"id":"ITEM-2","itemData":{"DOI":"10.3732/ajb.1300069","ISSN":"00029122","PMID":"24252216","abstract":"PREMISE OF THE STUDY: The presence of compatible fungi is necessary for epiphytic orchid recruitment. Thus, identifying associated mycorrhizal fungi at the population level is essential for orchid conservation. Recruitment patterns may also be conditioned by factors such as seed dispersal range and specific environmental characteristics.\\n\\nMETHODS: In a forest plot, all trees with a diameter at breast height &gt;1 cm and all individuals of the epiphytic orchid Epidendrum rhopalostele were identified and mapped. Additionally, one flowering individual of E. rhopalostele per each host tree was randomly selected for root sampling and DNA extraction.\\n\\nKEY RESULTS: A total of 239 E. rhopalostele individuals were located in 25 of the 714 potential host trees. Light microscopy of sampled roots showed mycorrhizal fungi in 22 of the 25 sampled orchids. Phylogenetic analysis of ITS1-5.8S-ITS2 sequences yielded two Tulasnella clades. In four cases, plants were found to be associated with both clades. The difference between univariate and bivariate K functions was consistent with the random labeling null model at all spatial scales, indicating that trees hosting clades A and B of Tulasnella are not spatially segregated. The analysis of the inhomogenous K function showed that host trees are not clustered, suggesting no limitations to population-scale dispersal. χ(2) analysis of contingency tables showed that E. rhopalostele is more frequent on dead trees than expected.\\n\\nCONCLUSIONS: EPIDENDRUM RHOPALOSTELE establishes mycorrhizal associations with at least two different Tulasnella species. The analysis of the distribution patterns of this orchid suggests a microsite preference for dead trees and no seed dispersal limitation.","author":[{"dropping-particle":"","family":"Riofrío","given":"María L.","non-dropping-particle":"","parse-names":false,"suffix":""},{"dropping-particle":"","family":"Cruz","given":"Dario","non-dropping-particle":"","parse-names":false,"suffix":""},{"dropping-particle":"","family":"Torres","given":"Elena","non-dropping-particle":"","parse-names":false,"suffix":""},{"dropping-particle":"","family":"La Cruz","given":"Marcelino","non-dropping-particle":"de","parse-names":false,"suffix":""},{"dropping-particle":"","family":"Iriondo","given":"José M.","non-dropping-particle":"","parse-names":false,"suffix":""},{"dropping-particle":"","family":"Suárez","given":"Juan Pablo","non-dropping-particle":"","parse-names":false,"suffix":""}],"container-title":"American Journal of Botany","id":"ITEM-2","issue":"12","issued":{"date-parts":[["2013"]]},"page":"2339-2348","title":"Mycorrhizal preferences and fine spatial structure of the epiphytic orchid Epidendrum rhopalostele","type":"article-journal","volume":"100"},"uris":["http://www.mendeley.com/documents/?uuid=b69d5a6b-76f3-4a63-a723-5073b7744375"]}],"mendeley":{"formattedCitation":"(Otero &lt;i&gt;et al.&lt;/i&gt;, 2007; Riofrío &lt;i&gt;et al.&lt;/i&gt;, 2013)","plainTextFormattedCitation":"(Otero et al., 2007; Riofrío et al., 2013)","previouslyFormattedCitation":"(Otero &lt;i&gt;et al.&lt;/i&gt;, 2007; Riofrío &lt;i&gt;et al.&lt;/i&gt;, 2013)"},"properties":{"noteIndex":0},"schema":"https://github.com/citation-style-language/schema/raw/master/csl-citation.json"}</w:instrText>
          </w:r>
          <w:r w:rsidR="008269E5">
            <w:rPr>
              <w:vertAlign w:val="superscript"/>
              <w:lang w:val="en-US"/>
            </w:rPr>
            <w:fldChar w:fldCharType="separate"/>
          </w:r>
          <w:r w:rsidR="008269E5" w:rsidRPr="008269E5">
            <w:rPr>
              <w:noProof/>
              <w:lang w:val="en-US"/>
            </w:rPr>
            <w:t xml:space="preserve">(Otero </w:t>
          </w:r>
          <w:r w:rsidR="008269E5" w:rsidRPr="008269E5">
            <w:rPr>
              <w:i/>
              <w:noProof/>
              <w:lang w:val="en-US"/>
            </w:rPr>
            <w:t>et al.</w:t>
          </w:r>
          <w:r w:rsidR="008269E5" w:rsidRPr="008269E5">
            <w:rPr>
              <w:noProof/>
              <w:lang w:val="en-US"/>
            </w:rPr>
            <w:t xml:space="preserve">, 2007; Riofrío </w:t>
          </w:r>
          <w:r w:rsidR="008269E5" w:rsidRPr="008269E5">
            <w:rPr>
              <w:i/>
              <w:noProof/>
              <w:lang w:val="en-US"/>
            </w:rPr>
            <w:t>et al.</w:t>
          </w:r>
          <w:r w:rsidR="008269E5" w:rsidRPr="008269E5">
            <w:rPr>
              <w:noProof/>
              <w:lang w:val="en-US"/>
            </w:rPr>
            <w:t>, 2013)</w:t>
          </w:r>
          <w:r w:rsidR="008269E5">
            <w:rPr>
              <w:vertAlign w:val="superscript"/>
              <w:lang w:val="en-US"/>
            </w:rPr>
            <w:fldChar w:fldCharType="end"/>
          </w:r>
          <w:r w:rsidR="0087064B" w:rsidRPr="00A57827">
            <w:rPr>
              <w:lang w:val="en-US"/>
            </w:rPr>
            <w:t xml:space="preserve">. Studies over small spatial scales </w:t>
          </w:r>
          <w:r w:rsidR="005E0F57">
            <w:rPr>
              <w:lang w:val="en-US"/>
            </w:rPr>
            <w:t>have shown that</w:t>
          </w:r>
          <w:r w:rsidR="0087064B" w:rsidRPr="00A57827">
            <w:rPr>
              <w:lang w:val="en-US"/>
            </w:rPr>
            <w:t xml:space="preserve"> </w:t>
          </w:r>
          <w:r w:rsidR="005E0F57">
            <w:rPr>
              <w:lang w:val="en-US"/>
            </w:rPr>
            <w:t xml:space="preserve">coexisting </w:t>
          </w:r>
          <w:r w:rsidR="0087064B" w:rsidRPr="00A57827">
            <w:rPr>
              <w:lang w:val="en-US"/>
            </w:rPr>
            <w:t xml:space="preserve">terrestrial orchids </w:t>
          </w:r>
          <w:r w:rsidR="005E0F57">
            <w:rPr>
              <w:lang w:val="en-US"/>
            </w:rPr>
            <w:t xml:space="preserve">tend </w:t>
          </w:r>
          <w:r w:rsidR="0087064B" w:rsidRPr="00A57827">
            <w:rPr>
              <w:lang w:val="en-US"/>
            </w:rPr>
            <w:t>to have distinctive mycorrhizal communities and show strong spatial segregation, suggesting that mycorrhizal partners play a role in determining their distribution</w:t>
          </w:r>
          <w:r w:rsidR="007004F1" w:rsidRPr="007004F1">
            <w:rPr>
              <w:lang w:val="en-US"/>
            </w:rPr>
            <w:t xml:space="preserve"> </w:t>
          </w:r>
          <w:r w:rsidR="007004F1">
            <w:rPr>
              <w:lang w:val="en-US"/>
            </w:rPr>
            <w:fldChar w:fldCharType="begin" w:fldLock="1"/>
          </w:r>
          <w:r w:rsidR="007004F1">
            <w:rPr>
              <w:lang w:val="en-US"/>
            </w:rPr>
            <w:instrText>ADDIN CSL_CITATION {"citationItems":[{"id":"ITEM-1","itemData":{"DOI":"10.1111/nph.12640","ISBN":"0028-646X","ISSN":"14698137","PMID":"24325257","abstract":"Because orchids are dependent on mycorrhizal fungi for germination and establishment of seedlings, differences in the mycorrhizal communities associating with orchids can be expected to mediate the abundance, spatial distribution and coexistence of terrestrial orchids in natural communities. We assessed the small-scale spatial distribution of seven orchid species co-occurring in 25 × 25 m plots in two Mediterranean grasslands. In order to characterize the mycorrhizal community associating with each orchid species, 454 pyrosequencing was used. The extent of spatial clustering was assessed using techniques of spatial point pattern analysis. The community of mycorrhizal fungi consisted mainly of members of the Tulasnellaceae, Thelephoraceae and Ceratobasidiaceae, although sporadically members of the Sebacinaceae, Russulaceae and Cortinariaceae were observed. Pronounced differences in mycorrhizal communities were observed between species, whereas strong clustering and significant segregation characterized the spatial distribution of orchid species. However, spatial segregation was not significantly related to phylogenetic dissimilarity of fungal communities. Our results indicate that co-occurring orchid species have distinctive mycorrhizal communities and show strong spatial segregation, suggesting that mycorrhizal fungi are important factors driving niche partitioning in terrestrial orchids and may therefore contribute to orchid coexistence.","author":[{"dropping-particle":"","family":"Jacquemyn","given":"Hans","non-dropping-particle":"","parse-names":false,"suffix":""},{"dropping-particle":"","family":"Brys","given":"Rein","non-dropping-particle":"","parse-names":false,"suffix":""},{"dropping-particle":"","family":"Merckx","given":"Vincent S.F.T.","non-dropping-particle":"","parse-names":false,"suffix":""},{"dropping-particle":"","family":"Waud","given":"Michael","non-dropping-particle":"","parse-names":false,"suffix":""},{"dropping-particle":"","family":"Lievens","given":"Bart","non-dropping-particle":"","parse-names":false,"suffix":""},{"dropping-particle":"","family":"Wiegand","given":"Thorsten","non-dropping-particle":"","parse-names":false,"suffix":""}],"container-title":"New Phytologist","id":"ITEM-1","issue":"2","issued":{"date-parts":[["2014"]]},"page":"616-627","title":"Coexisting orchid species have distinct mycorrhizal communities and display strong spatial segregation","type":"article-journal","volume":"202"},"uris":["http://www.mendeley.com/documents/?uuid=71b02c96-7ee3-4faf-9362-e7fa5a73d4a1"]}],"mendeley":{"formattedCitation":"(Jacquemyn &lt;i&gt;et al.&lt;/i&gt;, 2014)","plainTextFormattedCitation":"(Jacquemyn et al., 2014)","previouslyFormattedCitation":"(Jacquemyn &lt;i&gt;et al.&lt;/i&gt;, 2014)"},"properties":{"noteIndex":0},"schema":"https://github.com/citation-style-language/schema/raw/master/csl-citation.json"}</w:instrText>
          </w:r>
          <w:r w:rsidR="007004F1">
            <w:rPr>
              <w:lang w:val="en-US"/>
            </w:rPr>
            <w:fldChar w:fldCharType="separate"/>
          </w:r>
          <w:r w:rsidR="007004F1" w:rsidRPr="007004F1">
            <w:rPr>
              <w:noProof/>
              <w:lang w:val="en-US"/>
            </w:rPr>
            <w:t xml:space="preserve">(Jacquemyn </w:t>
          </w:r>
          <w:r w:rsidR="007004F1" w:rsidRPr="007004F1">
            <w:rPr>
              <w:i/>
              <w:noProof/>
              <w:lang w:val="en-US"/>
            </w:rPr>
            <w:t>et al.</w:t>
          </w:r>
          <w:r w:rsidR="007004F1" w:rsidRPr="007004F1">
            <w:rPr>
              <w:noProof/>
              <w:lang w:val="en-US"/>
            </w:rPr>
            <w:t>, 2014)</w:t>
          </w:r>
          <w:r w:rsidR="007004F1">
            <w:rPr>
              <w:lang w:val="en-US"/>
            </w:rPr>
            <w:fldChar w:fldCharType="end"/>
          </w:r>
          <w:r w:rsidR="0087064B" w:rsidRPr="00A57827">
            <w:rPr>
              <w:lang w:val="en-US"/>
            </w:rPr>
            <w:t>. No such data are available for epiphytic orchids.</w:t>
          </w:r>
          <w:r w:rsidR="005E0F57">
            <w:rPr>
              <w:lang w:val="en-US"/>
            </w:rPr>
            <w:t xml:space="preserve"> Little is also known about </w:t>
          </w:r>
          <w:r w:rsidR="0087064B" w:rsidRPr="00A57827">
            <w:rPr>
              <w:b/>
              <w:lang w:val="en-US"/>
            </w:rPr>
            <w:t xml:space="preserve">how mycorrhizal communities vary </w:t>
          </w:r>
          <w:r w:rsidR="0087064B" w:rsidRPr="00A57827">
            <w:rPr>
              <w:lang w:val="en-US"/>
            </w:rPr>
            <w:t xml:space="preserve">among host trees and over </w:t>
          </w:r>
          <w:r w:rsidR="0087064B" w:rsidRPr="00AA6EB7">
            <w:rPr>
              <w:rFonts w:eastAsia="Times New Roman"/>
              <w:lang w:val="en"/>
            </w:rPr>
            <w:t xml:space="preserve">the host tree surface, and how this affects </w:t>
          </w:r>
          <w:r w:rsidR="0087064B" w:rsidRPr="00A57827">
            <w:rPr>
              <w:lang w:val="en-US"/>
            </w:rPr>
            <w:t>the distribution of epiphytic orchids. It has been proposed that epiphyte turnover among host trees may be mediated by mycorrhizal fungi</w:t>
          </w:r>
          <w:r w:rsidR="007004F1">
            <w:rPr>
              <w:lang w:val="en-US"/>
            </w:rPr>
            <w:t xml:space="preserve"> </w:t>
          </w:r>
          <w:r w:rsidR="007004F1">
            <w:rPr>
              <w:lang w:val="en-US"/>
            </w:rPr>
            <w:fldChar w:fldCharType="begin" w:fldLock="1"/>
          </w:r>
          <w:r w:rsidR="007004F1">
            <w:rPr>
              <w:lang w:val="en-US"/>
            </w:rPr>
            <w:instrText>ADDIN CSL_CITATION {"citationItems":[{"id":"ITEM-1","itemData":{"author":[{"dropping-particle":"","family":"Clements","given":"MA","non-dropping-particle":"","parse-names":false,"suffix":""}],"container-title":"Proceedings of the 12th World Orchid Conference","editor":[{"dropping-particle":"","family":"Saito","given":"K","non-dropping-particle":"","parse-names":false,"suffix":""},{"dropping-particle":"","family":"Tanaka","given":"R","non-dropping-particle":"","parse-names":false,"suffix":""}],"id":"ITEM-1","issued":{"date-parts":[["1987"]]},"publisher-place":"Tokyo","title":"Orchid-fungus-host associations of epiphytic orchids.","type":"paper-conference"},"uris":["http://www.mendeley.com/documents/?uuid=352e36ce-c22f-4ba7-85cf-17aec1218807"]}],"mendeley":{"formattedCitation":"(Clements, 1987)","plainTextFormattedCitation":"(Clements, 1987)","previouslyFormattedCitation":"(Clements, 1987)"},"properties":{"noteIndex":0},"schema":"https://github.com/citation-style-language/schema/raw/master/csl-citation.json"}</w:instrText>
          </w:r>
          <w:r w:rsidR="007004F1">
            <w:rPr>
              <w:lang w:val="en-US"/>
            </w:rPr>
            <w:fldChar w:fldCharType="separate"/>
          </w:r>
          <w:r w:rsidR="007004F1" w:rsidRPr="007004F1">
            <w:rPr>
              <w:noProof/>
              <w:lang w:val="en-US"/>
            </w:rPr>
            <w:t>(Clements, 1987)</w:t>
          </w:r>
          <w:r w:rsidR="007004F1">
            <w:rPr>
              <w:lang w:val="en-US"/>
            </w:rPr>
            <w:fldChar w:fldCharType="end"/>
          </w:r>
          <w:r w:rsidR="0087064B" w:rsidRPr="00A57827">
            <w:rPr>
              <w:lang w:val="en-US"/>
            </w:rPr>
            <w:t xml:space="preserve"> and that orchids with many mycorrhizal partners have more host tree species</w:t>
          </w:r>
          <w:r w:rsidR="007004F1">
            <w:rPr>
              <w:lang w:val="en-US"/>
            </w:rPr>
            <w:t xml:space="preserve"> </w:t>
          </w:r>
          <w:r w:rsidR="007004F1">
            <w:rPr>
              <w:lang w:val="en-US"/>
            </w:rPr>
            <w:fldChar w:fldCharType="begin" w:fldLock="1"/>
          </w:r>
          <w:r w:rsidR="007004F1">
            <w:rPr>
              <w:lang w:val="en-US"/>
            </w:rPr>
            <w:instrText>ADDIN CSL_CITATION {"citationItems":[{"id":"ITEM-1","itemData":{"DOI":"10.3732/ajb.1200411","author":[{"dropping-particle":"","family":"Gowland","given":"KM","non-dropping-particle":"","parse-names":false,"suffix":""},{"dropping-particle":"","family":"Merwe","given":"MM","non-dropping-particle":"van der","parse-names":false,"suffix":""},{"dropping-particle":"","family":"Linde","given":"CC","non-dropping-particle":"","parse-names":false,"suffix":""},{"dropping-particle":"","family":"Clements","given":"MA","non-dropping-particle":"","parse-names":false,"suffix":""},{"dropping-particle":"","family":"Nicotra","given":"AB","non-dropping-particle":"","parse-names":false,"suffix":""}],"container-title":"American Journal of Botany","id":"ITEM-1","issue":"4","issued":{"date-parts":[["2013"]]},"page":"764-777","title":"THE HOST BIAS OF THREE EPIPHYTIC AERIDINAE ORCHID SPECIES IS REFLECTED, BUT NOT EXPLAINED, BY MYCORRHIZAL FUNGAL ASSOCIATIONS","type":"article-journal","volume":"100"},"uris":["http://www.mendeley.com/documents/?uuid=4244ef46-9855-4c1f-a2a7-c32b7073a125"]}],"mendeley":{"formattedCitation":"(Gowland &lt;i&gt;et al.&lt;/i&gt;, 2013)","plainTextFormattedCitation":"(Gowland et al., 2013)","previouslyFormattedCitation":"(Gowland &lt;i&gt;et al.&lt;/i&gt;, 2013)"},"properties":{"noteIndex":0},"schema":"https://github.com/citation-style-language/schema/raw/master/csl-citation.json"}</w:instrText>
          </w:r>
          <w:r w:rsidR="007004F1">
            <w:rPr>
              <w:lang w:val="en-US"/>
            </w:rPr>
            <w:fldChar w:fldCharType="separate"/>
          </w:r>
          <w:r w:rsidR="007004F1" w:rsidRPr="007004F1">
            <w:rPr>
              <w:noProof/>
              <w:lang w:val="en-US"/>
            </w:rPr>
            <w:t xml:space="preserve">(Gowland </w:t>
          </w:r>
          <w:r w:rsidR="007004F1" w:rsidRPr="007004F1">
            <w:rPr>
              <w:i/>
              <w:noProof/>
              <w:lang w:val="en-US"/>
            </w:rPr>
            <w:t>et al.</w:t>
          </w:r>
          <w:r w:rsidR="007004F1" w:rsidRPr="007004F1">
            <w:rPr>
              <w:noProof/>
              <w:lang w:val="en-US"/>
            </w:rPr>
            <w:t>, 2013)</w:t>
          </w:r>
          <w:r w:rsidR="007004F1">
            <w:rPr>
              <w:lang w:val="en-US"/>
            </w:rPr>
            <w:fldChar w:fldCharType="end"/>
          </w:r>
          <w:r w:rsidR="0087064B" w:rsidRPr="00A57827">
            <w:rPr>
              <w:lang w:val="en-US"/>
            </w:rPr>
            <w:t xml:space="preserve">. </w:t>
          </w:r>
          <w:r w:rsidR="0087064B" w:rsidRPr="00AA6EB7">
            <w:rPr>
              <w:rFonts w:cs="Times-Roman"/>
              <w:lang w:val="en-US"/>
            </w:rPr>
            <w:t>However, exceptions to this pattern have been reported</w:t>
          </w:r>
          <w:r w:rsidR="005E0F57">
            <w:rPr>
              <w:rFonts w:cs="Times-Roman"/>
              <w:lang w:val="en-US"/>
            </w:rPr>
            <w:t xml:space="preserve"> as well</w:t>
          </w:r>
          <w:r w:rsidR="007004F1">
            <w:rPr>
              <w:rFonts w:cs="Times-Roman"/>
              <w:vertAlign w:val="superscript"/>
              <w:lang w:val="en-US"/>
            </w:rPr>
            <w:t xml:space="preserve"> </w:t>
          </w:r>
          <w:r w:rsidR="007004F1">
            <w:rPr>
              <w:rFonts w:cs="Times-Roman"/>
              <w:vertAlign w:val="superscript"/>
              <w:lang w:val="en-US"/>
            </w:rPr>
            <w:fldChar w:fldCharType="begin" w:fldLock="1"/>
          </w:r>
          <w:r w:rsidR="00F2103B">
            <w:rPr>
              <w:rFonts w:cs="Times-Roman"/>
              <w:vertAlign w:val="superscript"/>
              <w:lang w:val="en-US"/>
            </w:rPr>
            <w:instrText>ADDIN CSL_CITATION {"citationItems":[{"id":"ITEM-1","itemData":{"DOI":"10.3732/ajb.1200411","author":[{"dropping-particle":"","family":"Gowland","given":"KM","non-dropping-particle":"","parse-names":false,"suffix":""},{"dropping-particle":"","family":"Merwe","given":"MM","non-dropping-particle":"van der","parse-names":false,"suffix":""},{"dropping-particle":"","family":"Linde","given":"CC","non-dropping-particle":"","parse-names":false,"suffix":""},{"dropping-particle":"","family":"Clements","given":"MA","non-dropping-particle":"","parse-names":false,"suffix":""},{"dropping-particle":"","family":"Nicotra","given":"AB","non-dropping-particle":"","parse-names":false,"suffix":""}],"container-title":"American Journal of Botany","id":"ITEM-1","issue":"4","issued":{"date-parts":[["2013"]]},"page":"764-777","title":"THE HOST BIAS OF THREE EPIPHYTIC AERIDINAE ORCHID SPECIES IS REFLECTED, BUT NOT EXPLAINED, BY MYCORRHIZAL FUNGAL ASSOCIATIONS","type":"article-journal","volume":"100"},"uris":["http://www.mendeley.com/documents/?uuid=4244ef46-9855-4c1f-a2a7-c32b7073a125"]}],"mendeley":{"formattedCitation":"(Gowland &lt;i&gt;et al.&lt;/i&gt;, 2013)","plainTextFormattedCitation":"(Gowland et al., 2013)","previouslyFormattedCitation":"(Gowland &lt;i&gt;et al.&lt;/i&gt;, 2013)"},"properties":{"noteIndex":0},"schema":"https://github.com/citation-style-language/schema/raw/master/csl-citation.json"}</w:instrText>
          </w:r>
          <w:r w:rsidR="007004F1">
            <w:rPr>
              <w:rFonts w:cs="Times-Roman"/>
              <w:vertAlign w:val="superscript"/>
              <w:lang w:val="en-US"/>
            </w:rPr>
            <w:fldChar w:fldCharType="separate"/>
          </w:r>
          <w:r w:rsidR="007004F1" w:rsidRPr="007004F1">
            <w:rPr>
              <w:rFonts w:cs="Times-Roman"/>
              <w:noProof/>
              <w:lang w:val="en-US"/>
            </w:rPr>
            <w:t xml:space="preserve">(Gowland </w:t>
          </w:r>
          <w:r w:rsidR="007004F1" w:rsidRPr="007004F1">
            <w:rPr>
              <w:rFonts w:cs="Times-Roman"/>
              <w:i/>
              <w:noProof/>
              <w:lang w:val="en-US"/>
            </w:rPr>
            <w:t>et al.</w:t>
          </w:r>
          <w:r w:rsidR="007004F1" w:rsidRPr="007004F1">
            <w:rPr>
              <w:rFonts w:cs="Times-Roman"/>
              <w:noProof/>
              <w:lang w:val="en-US"/>
            </w:rPr>
            <w:t>, 2013)</w:t>
          </w:r>
          <w:r w:rsidR="007004F1">
            <w:rPr>
              <w:rFonts w:cs="Times-Roman"/>
              <w:vertAlign w:val="superscript"/>
              <w:lang w:val="en-US"/>
            </w:rPr>
            <w:fldChar w:fldCharType="end"/>
          </w:r>
          <w:r w:rsidR="0087064B" w:rsidRPr="00AA6EB7">
            <w:rPr>
              <w:rFonts w:cs="Times-Roman"/>
              <w:lang w:val="en-US"/>
            </w:rPr>
            <w:t>, suggesting that</w:t>
          </w:r>
          <w:r w:rsidR="0087064B" w:rsidRPr="00A57827">
            <w:rPr>
              <w:lang w:val="en-US"/>
            </w:rPr>
            <w:t xml:space="preserve"> interactions of epiphytic orchids with their </w:t>
          </w:r>
          <w:r w:rsidR="005E0F57">
            <w:rPr>
              <w:lang w:val="en-US"/>
            </w:rPr>
            <w:t>both trees and mycorrhizal fungi</w:t>
          </w:r>
          <w:r w:rsidR="0087064B" w:rsidRPr="00A57827">
            <w:rPr>
              <w:lang w:val="en-US"/>
            </w:rPr>
            <w:t xml:space="preserve"> can be diverse and complex. Similarly, the vertical turnover in epiphytic orchids is known to relate to changes in bark characteristics as well as </w:t>
          </w:r>
          <w:r w:rsidR="005E0F57">
            <w:rPr>
              <w:lang w:val="en-US"/>
            </w:rPr>
            <w:t xml:space="preserve">the </w:t>
          </w:r>
          <w:r w:rsidR="0087064B" w:rsidRPr="00A57827">
            <w:rPr>
              <w:lang w:val="en-US"/>
            </w:rPr>
            <w:t>epiphytes' requirements for light</w:t>
          </w:r>
          <w:r w:rsidR="00F2103B" w:rsidRPr="00F2103B">
            <w:rPr>
              <w:lang w:val="en-US"/>
            </w:rPr>
            <w:t xml:space="preserve"> </w:t>
          </w:r>
          <w:r w:rsidR="00F2103B">
            <w:rPr>
              <w:vertAlign w:val="superscript"/>
              <w:lang w:val="en-US"/>
            </w:rPr>
            <w:fldChar w:fldCharType="begin" w:fldLock="1"/>
          </w:r>
          <w:r w:rsidR="00132F3B">
            <w:rPr>
              <w:vertAlign w:val="superscript"/>
              <w:lang w:val="en-US"/>
            </w:rPr>
            <w:instrText>ADDIN CSL_CITATION {"citationItems":[{"id":"ITEM-1","itemData":{"author":[{"dropping-particle":"","family":"Rasmussen","given":"Hanne N","non-dropping-particle":"","parse-names":false,"suffix":""},{"dropping-particle":"","family":"Rasmussen","given":"Finn N","non-dropping-particle":"","parse-names":false,"suffix":""}],"id":"ITEM-1","issue":"March","issued":{"date-parts":[["2018"]]},"page":"456-472","title":"The epiphytic habitat on a living host : reflections on the orchid – tree relationship","type":"article-journal"},"uris":["http://www.mendeley.com/documents/?uuid=6cc312d9-d286-4f02-8261-8873d64c574b"]}],"mendeley":{"formattedCitation":"(Rasmussen &amp; Rasmussen, 2018)","plainTextFormattedCitation":"(Rasmussen &amp; Rasmussen, 2018)","previouslyFormattedCitation":"(Rasmussen &amp; Rasmussen, 2018)"},"properties":{"noteIndex":0},"schema":"https://github.com/citation-style-language/schema/raw/master/csl-citation.json"}</w:instrText>
          </w:r>
          <w:r w:rsidR="00F2103B">
            <w:rPr>
              <w:vertAlign w:val="superscript"/>
              <w:lang w:val="en-US"/>
            </w:rPr>
            <w:fldChar w:fldCharType="separate"/>
          </w:r>
          <w:r w:rsidR="00F2103B" w:rsidRPr="00F2103B">
            <w:rPr>
              <w:noProof/>
              <w:lang w:val="en-US"/>
            </w:rPr>
            <w:t>(Rasmussen &amp; Rasmussen, 2018)</w:t>
          </w:r>
          <w:r w:rsidR="00F2103B">
            <w:rPr>
              <w:vertAlign w:val="superscript"/>
              <w:lang w:val="en-US"/>
            </w:rPr>
            <w:fldChar w:fldCharType="end"/>
          </w:r>
          <w:r w:rsidR="0087064B" w:rsidRPr="00A57827">
            <w:rPr>
              <w:lang w:val="en-US"/>
            </w:rPr>
            <w:t>. Yet, whether those factors influence the distribution of mycorrhizal partners remains to be assessed</w:t>
          </w:r>
          <w:r w:rsidR="00132F3B" w:rsidRPr="00132F3B">
            <w:rPr>
              <w:lang w:val="en-US"/>
            </w:rPr>
            <w:t xml:space="preserve"> </w:t>
          </w:r>
          <w:r w:rsidR="00132F3B">
            <w:rPr>
              <w:lang w:val="en-US"/>
            </w:rPr>
            <w:fldChar w:fldCharType="begin" w:fldLock="1"/>
          </w:r>
          <w:r w:rsidR="00132F3B">
            <w:rPr>
              <w:lang w:val="en-US"/>
            </w:rPr>
            <w:instrText>ADDIN CSL_CITATION {"citationItems":[{"id":"ITEM-1","itemData":{"DOI":"10.3732/ajb.1200411","author":[{"dropping-particle":"","family":"Gowland","given":"KM","non-dropping-particle":"","parse-names":false,"suffix":""},{"dropping-particle":"","family":"Merwe","given":"MM","non-dropping-particle":"van der","parse-names":false,"suffix":""},{"dropping-particle":"","family":"Linde","given":"CC","non-dropping-particle":"","parse-names":false,"suffix":""},{"dropping-particle":"","family":"Clements","given":"MA","non-dropping-particle":"","parse-names":false,"suffix":""},{"dropping-particle":"","family":"Nicotra","given":"AB","non-dropping-particle":"","parse-names":false,"suffix":""}],"container-title":"American Journal of Botany","id":"ITEM-1","issue":"4","issued":{"date-parts":[["2013"]]},"page":"764-777","title":"THE HOST BIAS OF THREE EPIPHYTIC AERIDINAE ORCHID SPECIES IS REFLECTED, BUT NOT EXPLAINED, BY MYCORRHIZAL FUNGAL ASSOCIATIONS","type":"article-journal","volume":"100"},"uris":["http://www.mendeley.com/documents/?uuid=4244ef46-9855-4c1f-a2a7-c32b7073a125"]}],"mendeley":{"formattedCitation":"(Gowland &lt;i&gt;et al.&lt;/i&gt;, 2013)","plainTextFormattedCitation":"(Gowland et al., 2013)","previouslyFormattedCitation":"(Gowland &lt;i&gt;et al.&lt;/i&gt;, 2013)"},"properties":{"noteIndex":0},"schema":"https://github.com/citation-style-language/schema/raw/master/csl-citation.json"}</w:instrText>
          </w:r>
          <w:r w:rsidR="00132F3B">
            <w:rPr>
              <w:lang w:val="en-US"/>
            </w:rPr>
            <w:fldChar w:fldCharType="separate"/>
          </w:r>
          <w:r w:rsidR="00132F3B" w:rsidRPr="00132F3B">
            <w:rPr>
              <w:noProof/>
              <w:lang w:val="en-US"/>
            </w:rPr>
            <w:t xml:space="preserve">(Gowland </w:t>
          </w:r>
          <w:r w:rsidR="00132F3B" w:rsidRPr="00132F3B">
            <w:rPr>
              <w:i/>
              <w:noProof/>
              <w:lang w:val="en-US"/>
            </w:rPr>
            <w:t>et al.</w:t>
          </w:r>
          <w:r w:rsidR="00132F3B" w:rsidRPr="00132F3B">
            <w:rPr>
              <w:noProof/>
              <w:lang w:val="en-US"/>
            </w:rPr>
            <w:t>, 2013)</w:t>
          </w:r>
          <w:r w:rsidR="00132F3B">
            <w:rPr>
              <w:lang w:val="en-US"/>
            </w:rPr>
            <w:fldChar w:fldCharType="end"/>
          </w:r>
          <w:r w:rsidR="0087064B" w:rsidRPr="00A57827">
            <w:rPr>
              <w:lang w:val="en-US"/>
            </w:rPr>
            <w:t xml:space="preserve">. In general, solid evidence of how host trees and mycorrhiza affect epiphytic orchid distribution is still lacking, because </w:t>
          </w:r>
          <w:r w:rsidR="0087064B" w:rsidRPr="00A57827">
            <w:rPr>
              <w:b/>
              <w:lang w:val="en-US"/>
            </w:rPr>
            <w:t xml:space="preserve">studies </w:t>
          </w:r>
          <w:r w:rsidR="005E0F57">
            <w:rPr>
              <w:b/>
              <w:lang w:val="en-US"/>
            </w:rPr>
            <w:t xml:space="preserve">were conducted on </w:t>
          </w:r>
          <w:r w:rsidR="0087064B" w:rsidRPr="00A57827">
            <w:rPr>
              <w:b/>
              <w:lang w:val="en-US"/>
            </w:rPr>
            <w:t>a limited spatial scale and rarely included ecological gradients</w:t>
          </w:r>
          <w:r w:rsidR="0087064B" w:rsidRPr="00A57827">
            <w:rPr>
              <w:lang w:val="en-US"/>
            </w:rPr>
            <w:t>.</w:t>
          </w:r>
        </w:p>
        <w:p w14:paraId="2CC9FD27" w14:textId="77777777" w:rsidR="00814DEE" w:rsidRDefault="00AA6EB7" w:rsidP="00AA6EB7">
          <w:pPr>
            <w:spacing w:after="0" w:line="240" w:lineRule="auto"/>
            <w:jc w:val="both"/>
            <w:rPr>
              <w:b/>
              <w:lang w:val="en-US"/>
            </w:rPr>
          </w:pPr>
          <w:r w:rsidRPr="00A57827">
            <w:rPr>
              <w:b/>
              <w:lang w:val="en-US"/>
            </w:rPr>
            <w:tab/>
          </w:r>
          <w:bookmarkStart w:id="35" w:name="_Hlk525065770"/>
        </w:p>
        <w:p w14:paraId="35AD140F" w14:textId="3683EC89" w:rsidR="00720C05" w:rsidRDefault="005E0F57" w:rsidP="00A57827">
          <w:pPr>
            <w:spacing w:after="0" w:line="240" w:lineRule="auto"/>
            <w:ind w:firstLine="708"/>
            <w:jc w:val="both"/>
            <w:rPr>
              <w:lang w:val="en-US"/>
            </w:rPr>
          </w:pPr>
          <w:r>
            <w:rPr>
              <w:lang w:val="en-US"/>
            </w:rPr>
            <w:t xml:space="preserve">Because </w:t>
          </w:r>
          <w:r w:rsidR="003E77C2" w:rsidRPr="00A57827">
            <w:rPr>
              <w:lang w:val="en-US"/>
            </w:rPr>
            <w:t xml:space="preserve">seedlings </w:t>
          </w:r>
          <w:r>
            <w:rPr>
              <w:lang w:val="en-US"/>
            </w:rPr>
            <w:t xml:space="preserve">often </w:t>
          </w:r>
          <w:r w:rsidR="003E77C2" w:rsidRPr="00A57827">
            <w:rPr>
              <w:lang w:val="en-US"/>
            </w:rPr>
            <w:t xml:space="preserve">experience high </w:t>
          </w:r>
          <w:r>
            <w:rPr>
              <w:lang w:val="en-US"/>
            </w:rPr>
            <w:t xml:space="preserve">mortality </w:t>
          </w:r>
          <w:r w:rsidR="003E77C2" w:rsidRPr="00A57827">
            <w:rPr>
              <w:lang w:val="en-US"/>
            </w:rPr>
            <w:t xml:space="preserve">in later stages of </w:t>
          </w:r>
          <w:r>
            <w:rPr>
              <w:lang w:val="en-US"/>
            </w:rPr>
            <w:t xml:space="preserve">their </w:t>
          </w:r>
          <w:r w:rsidR="003E77C2" w:rsidRPr="00A57827">
            <w:rPr>
              <w:lang w:val="en-US"/>
            </w:rPr>
            <w:t>development</w:t>
          </w:r>
          <w:r w:rsidR="00132F3B">
            <w:rPr>
              <w:lang w:val="en-US"/>
            </w:rPr>
            <w:t xml:space="preserve"> </w:t>
          </w:r>
          <w:r w:rsidR="00132F3B">
            <w:rPr>
              <w:rStyle w:val="Refdenotaalfinal"/>
              <w:vertAlign w:val="baseline"/>
            </w:rPr>
            <w:fldChar w:fldCharType="begin" w:fldLock="1"/>
          </w:r>
          <w:r w:rsidR="00132F3B">
            <w:instrText>ADDIN CSL_CITATION {"citationItems":[{"id":"ITEM-1","itemData":{"author":[{"dropping-particle":"","family":"Harper","given":"J.L.","non-dropping-particle":"","parse-names":false,"suffix":""}],"id":"ITEM-1","issued":{"date-parts":[["1977"]]},"publisher":"Academic Press","publisher-place":"New York","title":"Population Biology of Plants","type":"book"},"uris":["http://www.mendeley.com/documents/?uuid=69d9f389-7037-45f9-92f7-b9a4e4bd345d"]},{"id":"ITEM-2","itemData":{"author":[{"dropping-particle":"","family":"Batty","given":"A L","non-dropping-particle":"","parse-names":false,"suffix":""},{"dropping-particle":"","family":"Dixon","given":"K W","non-dropping-particle":"","parse-names":false,"suffix":""},{"dropping-particle":"","family":"Brundrett","given":"M","non-dropping-particle":"","parse-names":false,"suffix":""},{"dropping-particle":"","family":"Sivasithamparam","given":"K","non-dropping-particle":"","parse-names":false,"suffix":""}],"id":"ITEM-2","issued":{"date-parts":[["2001"]]},"page":"511-520","title":"Constraints to symbiotic germination of terrestrial orchid seed in a mediterranean bushland","type":"article-journal"},"uris":["http://www.mendeley.com/documents/?uuid=2d917cd0-de7f-4ef5-a66f-f1b90910db26"]}],"mendeley":{"formattedCitation":"(Harper, 1977; Batty &lt;i&gt;et al.&lt;/i&gt;, 2001)","plainTextFormattedCitation":"(Harper, 1977; Batty et al., 2001)","previouslyFormattedCitation":"(Harper, 1977; Batty &lt;i&gt;et al.&lt;/i&gt;, 2001)"},"properties":{"noteIndex":0},"schema":"https://github.com/citation-style-language/schema/raw/master/csl-citation.json"}</w:instrText>
          </w:r>
          <w:r w:rsidR="00132F3B">
            <w:rPr>
              <w:rStyle w:val="Refdenotaalfinal"/>
              <w:vertAlign w:val="baseline"/>
            </w:rPr>
            <w:fldChar w:fldCharType="separate"/>
          </w:r>
          <w:r w:rsidR="00132F3B" w:rsidRPr="00132F3B">
            <w:rPr>
              <w:noProof/>
            </w:rPr>
            <w:t xml:space="preserve">(Harper, 1977; Batty </w:t>
          </w:r>
          <w:r w:rsidR="00132F3B" w:rsidRPr="00132F3B">
            <w:rPr>
              <w:i/>
              <w:noProof/>
            </w:rPr>
            <w:t>et al.</w:t>
          </w:r>
          <w:r w:rsidR="00132F3B" w:rsidRPr="00132F3B">
            <w:rPr>
              <w:noProof/>
            </w:rPr>
            <w:t>, 2001)</w:t>
          </w:r>
          <w:r w:rsidR="00132F3B">
            <w:rPr>
              <w:rStyle w:val="Refdenotaalfinal"/>
              <w:vertAlign w:val="baseline"/>
            </w:rPr>
            <w:fldChar w:fldCharType="end"/>
          </w:r>
          <w:r>
            <w:rPr>
              <w:lang w:val="en-US"/>
            </w:rPr>
            <w:t>,</w:t>
          </w:r>
          <w:bookmarkEnd w:id="35"/>
          <w:r w:rsidR="003E77C2" w:rsidRPr="00A57827">
            <w:rPr>
              <w:lang w:val="en-US"/>
            </w:rPr>
            <w:t xml:space="preserve"> </w:t>
          </w:r>
          <w:bookmarkStart w:id="36" w:name="_Hlk525065519"/>
          <w:r>
            <w:rPr>
              <w:lang w:val="en-US"/>
            </w:rPr>
            <w:t>s</w:t>
          </w:r>
          <w:r w:rsidR="003E77C2" w:rsidRPr="00A57827">
            <w:rPr>
              <w:lang w:val="en-US"/>
            </w:rPr>
            <w:t xml:space="preserve">everal factors may </w:t>
          </w:r>
          <w:r>
            <w:rPr>
              <w:lang w:val="en-US"/>
            </w:rPr>
            <w:t xml:space="preserve">affect the distribution of epiphytic orchids. These relate to </w:t>
          </w:r>
          <w:r w:rsidR="003E77C2" w:rsidRPr="00A57827">
            <w:rPr>
              <w:lang w:val="en-US"/>
            </w:rPr>
            <w:t xml:space="preserve">seedling predation </w:t>
          </w:r>
          <w:r>
            <w:rPr>
              <w:lang w:val="en-US"/>
            </w:rPr>
            <w:t xml:space="preserve">and pronounced </w:t>
          </w:r>
          <w:r w:rsidR="003E77C2" w:rsidRPr="00A57827">
            <w:rPr>
              <w:lang w:val="en-US"/>
            </w:rPr>
            <w:t xml:space="preserve">differences </w:t>
          </w:r>
          <w:r w:rsidR="003E77C2" w:rsidRPr="009370F8">
            <w:rPr>
              <w:lang w:val="en-US"/>
            </w:rPr>
            <w:t xml:space="preserve">between the </w:t>
          </w:r>
          <w:r w:rsidR="003E77C2" w:rsidRPr="009370F8">
            <w:rPr>
              <w:i/>
              <w:lang w:val="en-US"/>
            </w:rPr>
            <w:t>regeneration</w:t>
          </w:r>
          <w:r w:rsidR="003E77C2" w:rsidRPr="009370F8">
            <w:rPr>
              <w:lang w:val="en-US"/>
            </w:rPr>
            <w:t xml:space="preserve"> and </w:t>
          </w:r>
          <w:r w:rsidR="003E77C2" w:rsidRPr="009370F8">
            <w:rPr>
              <w:i/>
              <w:lang w:val="en-US"/>
            </w:rPr>
            <w:t>adult niches</w:t>
          </w:r>
          <w:r w:rsidR="003E77C2" w:rsidRPr="009370F8">
            <w:rPr>
              <w:lang w:val="en-US"/>
            </w:rPr>
            <w:t xml:space="preserve"> of the species</w:t>
          </w:r>
          <w:r w:rsidR="00132F3B">
            <w:rPr>
              <w:lang w:val="en-US"/>
            </w:rPr>
            <w:t xml:space="preserve"> </w:t>
          </w:r>
          <w:r w:rsidR="00132F3B">
            <w:fldChar w:fldCharType="begin" w:fldLock="1"/>
          </w:r>
          <w:r w:rsidR="00132F3B">
            <w:instrText>ADDIN CSL_CITATION {"citationItems":[{"id":"ITEM-1","itemData":{"author":[{"dropping-particle":"","family":"Eriksson","given":"O.","non-dropping-particle":"","parse-names":false,"suffix":""},{"dropping-particle":"","family":"Ehrlén","given":"J.","non-dropping-particle":"","parse-names":false,"suffix":""}],"container-title":"Seedling Ecology and Evolution","editor":[{"dropping-particle":"","family":"Leck","given":"MA","non-dropping-particle":"","parse-names":false,"suffix":""},{"dropping-particle":"","family":"Parker","given":"VT","non-dropping-particle":"","parse-names":false,"suffix":""},{"dropping-particle":"","family":"Simpson","given":"RL","non-dropping-particle":"","parse-names":false,"suffix":""}],"id":"ITEM-1","issued":{"date-parts":[["2009"]]},"publisher":"Cambridge University Press","title":"Seedling recruitment and population ecology.","type":"chapter"},"uris":["http://www.mendeley.com/documents/?uuid=0f8b36e2-f6d7-45bf-ae20-279b5562cc9f"]}],"mendeley":{"formattedCitation":"(Eriksson &amp; Ehrlén, 2009)","plainTextFormattedCitation":"(Eriksson &amp; Ehrlén, 2009)","previouslyFormattedCitation":"(Eriksson &amp; Ehrlén, 2009)"},"properties":{"noteIndex":0},"schema":"https://github.com/citation-style-language/schema/raw/master/csl-citation.json"}</w:instrText>
          </w:r>
          <w:r w:rsidR="00132F3B">
            <w:fldChar w:fldCharType="separate"/>
          </w:r>
          <w:r w:rsidR="00132F3B" w:rsidRPr="00132F3B">
            <w:rPr>
              <w:noProof/>
            </w:rPr>
            <w:t>(Eriksson &amp; Ehrlén, 2009)</w:t>
          </w:r>
          <w:r w:rsidR="00132F3B">
            <w:fldChar w:fldCharType="end"/>
          </w:r>
          <w:r w:rsidR="003E77C2" w:rsidRPr="009370F8">
            <w:rPr>
              <w:lang w:val="en-US"/>
            </w:rPr>
            <w:t>. Plant physiological</w:t>
          </w:r>
          <w:r w:rsidR="003E77C2" w:rsidRPr="009370F8">
            <w:rPr>
              <w:rFonts w:cs="Calibri"/>
              <w:lang w:val="en-US"/>
            </w:rPr>
            <w:t xml:space="preserve"> needs often change over ontogeny, and the successful transition from seedling (protocorm) to adult might depend on acquiring new mycorrhizal partners that help fullfill those new needs</w:t>
          </w:r>
          <w:bookmarkEnd w:id="36"/>
          <w:r w:rsidR="00132F3B">
            <w:rPr>
              <w:rFonts w:cs="Calibri"/>
              <w:lang w:val="en-US"/>
            </w:rPr>
            <w:t xml:space="preserve"> </w:t>
          </w:r>
          <w:r w:rsidR="00132F3B">
            <w:rPr>
              <w:rFonts w:cs="Calibri"/>
              <w:lang w:val="en-US"/>
            </w:rPr>
            <w:fldChar w:fldCharType="begin" w:fldLock="1"/>
          </w:r>
          <w:r w:rsidR="00132F3B">
            <w:rPr>
              <w:rFonts w:cs="Calibri"/>
              <w:lang w:val="en-US"/>
            </w:rPr>
            <w:instrText>ADDIN CSL_CITATION {"citationItems":[{"id":"ITEM-1","itemData":{"DOI":"10.1002/ecy.2188","ISSN":"00129658","abstract":"For a mutualism to remain evolutionarily stable, theory predicts that mutualists should limit their associations to high-quality partners. However, most mutualists either simultaneously or sequentially associate with multiple partners that confer the same type of reward. By viewing mutualisms through the lens of niche breadth evolution, we outline how the environment shapes partner availability and relative quality, and ultimately a focal mutualist's partner breadth. We argue that mutualists that associate with multiple partners may have a selective advantage compared to specialists for many reasons, including sampling, complementarity, and portfolio effects, as well as the possibility that broad partner breadth increases breadth along other niche axes. Furthermore, selection for narrow partner breadth is unlikely to be strong when the environment erodes variation in partner quality, reduces the costs of interacting with low-quality partners, spatially structures partner communities, or decreases the strength of mutualism. Thus, we should not be surprised that most mutualists have broad partner breadth, even if it allows for ineffective partners to persist. This article is protected by copyright. All rights reserved.","author":[{"dropping-particle":"","family":"Batstone","given":"Rebecca T.","non-dropping-particle":"","parse-names":false,"suffix":""},{"dropping-particle":"","family":"Carscadden","given":"Kelly A.","non-dropping-particle":"","parse-names":false,"suffix":""},{"dropping-particle":"","family":"Afkhami","given":"Michelle E.","non-dropping-particle":"","parse-names":false,"suffix":""},{"dropping-particle":"","family":"Frederickson","given":"Megan E.","non-dropping-particle":"","parse-names":false,"suffix":""}],"container-title":"Ecology","id":"ITEM-1","issue":"5","issued":{"date-parts":[["2018"]]},"page":"1039-1050","title":"Using niche breadth theory to explain generalization in mutualisms","type":"article-journal","volume":"99"},"uris":["http://www.mendeley.com/documents/?uuid=98cf5ccc-ad34-41fb-b38b-04847b454cdb"]}],"mendeley":{"formattedCitation":"(Batstone &lt;i&gt;et al.&lt;/i&gt;, 2018)","plainTextFormattedCitation":"(Batstone et al., 2018)","previouslyFormattedCitation":"(Batstone &lt;i&gt;et al.&lt;/i&gt;, 2018)"},"properties":{"noteIndex":0},"schema":"https://github.com/citation-style-language/schema/raw/master/csl-citation.json"}</w:instrText>
          </w:r>
          <w:r w:rsidR="00132F3B">
            <w:rPr>
              <w:rFonts w:cs="Calibri"/>
              <w:lang w:val="en-US"/>
            </w:rPr>
            <w:fldChar w:fldCharType="separate"/>
          </w:r>
          <w:r w:rsidR="00132F3B" w:rsidRPr="00132F3B">
            <w:rPr>
              <w:rFonts w:cs="Calibri"/>
              <w:noProof/>
              <w:lang w:val="en-US"/>
            </w:rPr>
            <w:t xml:space="preserve">(Batstone </w:t>
          </w:r>
          <w:r w:rsidR="00132F3B" w:rsidRPr="00132F3B">
            <w:rPr>
              <w:rFonts w:cs="Calibri"/>
              <w:i/>
              <w:noProof/>
              <w:lang w:val="en-US"/>
            </w:rPr>
            <w:t>et al.</w:t>
          </w:r>
          <w:r w:rsidR="00132F3B" w:rsidRPr="00132F3B">
            <w:rPr>
              <w:rFonts w:cs="Calibri"/>
              <w:noProof/>
              <w:lang w:val="en-US"/>
            </w:rPr>
            <w:t>, 2018)</w:t>
          </w:r>
          <w:r w:rsidR="00132F3B">
            <w:rPr>
              <w:rFonts w:cs="Calibri"/>
              <w:lang w:val="en-US"/>
            </w:rPr>
            <w:fldChar w:fldCharType="end"/>
          </w:r>
          <w:r w:rsidR="003E77C2" w:rsidRPr="009370F8">
            <w:rPr>
              <w:rFonts w:cs="Calibri"/>
              <w:lang w:val="en-US"/>
            </w:rPr>
            <w:t>. Such ontogenetic partner turnover can result from complementarity or sampling effects in time</w:t>
          </w:r>
          <w:r w:rsidR="00132F3B">
            <w:rPr>
              <w:rFonts w:cs="Calibri"/>
              <w:lang w:val="en-US"/>
            </w:rPr>
            <w:t xml:space="preserve"> </w:t>
          </w:r>
          <w:r w:rsidR="00132F3B">
            <w:rPr>
              <w:rFonts w:cs="Calibri"/>
              <w:lang w:val="en-US"/>
            </w:rPr>
            <w:fldChar w:fldCharType="begin" w:fldLock="1"/>
          </w:r>
          <w:r w:rsidR="00132F3B">
            <w:rPr>
              <w:rFonts w:cs="Calibri"/>
              <w:lang w:val="en-US"/>
            </w:rPr>
            <w:instrText>ADDIN CSL_CITATION {"citationItems":[{"id":"ITEM-1","itemData":{"DOI":"10.1002/ecy.2188","ISSN":"00129658","abstract":"For a mutualism to remain evolutionarily stable, theory predicts that mutualists should limit their associations to high-quality partners. However, most mutualists either simultaneously or sequentially associate with multiple partners that confer the same type of reward. By viewing mutualisms through the lens of niche breadth evolution, we outline how the environment shapes partner availability and relative quality, and ultimately a focal mutualist's partner breadth. We argue that mutualists that associate with multiple partners may have a selective advantage compared to specialists for many reasons, including sampling, complementarity, and portfolio effects, as well as the possibility that broad partner breadth increases breadth along other niche axes. Furthermore, selection for narrow partner breadth is unlikely to be strong when the environment erodes variation in partner quality, reduces the costs of interacting with low-quality partners, spatially structures partner communities, or decreases the strength of mutualism. Thus, we should not be surprised that most mutualists have broad partner breadth, even if it allows for ineffective partners to persist. This article is protected by copyright. All rights reserved.","author":[{"dropping-particle":"","family":"Batstone","given":"Rebecca T.","non-dropping-particle":"","parse-names":false,"suffix":""},{"dropping-particle":"","family":"Carscadden","given":"Kelly A.","non-dropping-particle":"","parse-names":false,"suffix":""},{"dropping-particle":"","family":"Afkhami","given":"Michelle E.","non-dropping-particle":"","parse-names":false,"suffix":""},{"dropping-particle":"","family":"Frederickson","given":"Megan E.","non-dropping-particle":"","parse-names":false,"suffix":""}],"container-title":"Ecology","id":"ITEM-1","issue":"5","issued":{"date-parts":[["2018"]]},"page":"1039-1050","title":"Using niche breadth theory to explain generalization in mutualisms","type":"article-journal","volume":"99"},"uris":["http://www.mendeley.com/documents/?uuid=98cf5ccc-ad34-41fb-b38b-04847b454cdb"]}],"mendeley":{"formattedCitation":"(Batstone &lt;i&gt;et al.&lt;/i&gt;, 2018)","plainTextFormattedCitation":"(Batstone et al., 2018)","previouslyFormattedCitation":"(Batstone &lt;i&gt;et al.&lt;/i&gt;, 2018)"},"properties":{"noteIndex":0},"schema":"https://github.com/citation-style-language/schema/raw/master/csl-citation.json"}</w:instrText>
          </w:r>
          <w:r w:rsidR="00132F3B">
            <w:rPr>
              <w:rFonts w:cs="Calibri"/>
              <w:lang w:val="en-US"/>
            </w:rPr>
            <w:fldChar w:fldCharType="separate"/>
          </w:r>
          <w:r w:rsidR="00132F3B" w:rsidRPr="00132F3B">
            <w:rPr>
              <w:rFonts w:cs="Calibri"/>
              <w:noProof/>
              <w:lang w:val="en-US"/>
            </w:rPr>
            <w:t xml:space="preserve">(Batstone </w:t>
          </w:r>
          <w:r w:rsidR="00132F3B" w:rsidRPr="00132F3B">
            <w:rPr>
              <w:rFonts w:cs="Calibri"/>
              <w:i/>
              <w:noProof/>
              <w:lang w:val="en-US"/>
            </w:rPr>
            <w:t>et al.</w:t>
          </w:r>
          <w:r w:rsidR="00132F3B" w:rsidRPr="00132F3B">
            <w:rPr>
              <w:rFonts w:cs="Calibri"/>
              <w:noProof/>
              <w:lang w:val="en-US"/>
            </w:rPr>
            <w:t>, 2018)</w:t>
          </w:r>
          <w:r w:rsidR="00132F3B">
            <w:rPr>
              <w:rFonts w:cs="Calibri"/>
              <w:lang w:val="en-US"/>
            </w:rPr>
            <w:fldChar w:fldCharType="end"/>
          </w:r>
          <w:r w:rsidR="00720C05">
            <w:rPr>
              <w:rFonts w:cs="Calibri"/>
              <w:lang w:val="en-US"/>
            </w:rPr>
            <w:t xml:space="preserve"> (</w:t>
          </w:r>
          <w:commentRangeStart w:id="37"/>
          <w:r w:rsidR="00720C05">
            <w:rPr>
              <w:rFonts w:cs="Calibri"/>
              <w:lang w:val="en-US"/>
            </w:rPr>
            <w:t>Fig. 1).</w:t>
          </w:r>
          <w:r w:rsidR="003E77C2" w:rsidRPr="009370F8">
            <w:rPr>
              <w:rFonts w:cs="Calibri"/>
              <w:lang w:val="en-US"/>
            </w:rPr>
            <w:t xml:space="preserve"> </w:t>
          </w:r>
          <w:commentRangeEnd w:id="37"/>
          <w:r w:rsidR="00720C05">
            <w:rPr>
              <w:rStyle w:val="Refdecomentario"/>
            </w:rPr>
            <w:commentReference w:id="37"/>
          </w:r>
          <w:r w:rsidR="003E77C2" w:rsidRPr="009370F8">
            <w:rPr>
              <w:rFonts w:cs="Calibri"/>
              <w:b/>
              <w:lang w:val="en-US"/>
            </w:rPr>
            <w:t>Complementarity</w:t>
          </w:r>
          <w:r w:rsidR="003E77C2" w:rsidRPr="009370F8">
            <w:rPr>
              <w:rFonts w:cs="Calibri"/>
              <w:lang w:val="en-US"/>
            </w:rPr>
            <w:t xml:space="preserve"> </w:t>
          </w:r>
          <w:r w:rsidR="00891B05" w:rsidRPr="009370F8">
            <w:rPr>
              <w:rFonts w:cs="Calibri"/>
              <w:lang w:val="en-US"/>
            </w:rPr>
            <w:t>consists of a replacement of partners from the seedling to the adult stage, under the assumption</w:t>
          </w:r>
          <w:r w:rsidR="003E77C2" w:rsidRPr="009370F8">
            <w:rPr>
              <w:rFonts w:cs="Calibri"/>
              <w:lang w:val="en-US"/>
            </w:rPr>
            <w:t xml:space="preserve"> that new partners potentially play complementary roles</w:t>
          </w:r>
          <w:r w:rsidR="00E96F77" w:rsidRPr="009370F8">
            <w:rPr>
              <w:rFonts w:cs="Calibri"/>
              <w:lang w:val="en-US"/>
            </w:rPr>
            <w:t xml:space="preserve">. </w:t>
          </w:r>
          <w:r w:rsidR="00891B05" w:rsidRPr="009370F8">
            <w:rPr>
              <w:rFonts w:cs="Calibri"/>
              <w:lang w:val="en-US"/>
            </w:rPr>
            <w:t xml:space="preserve">On the other hand, </w:t>
          </w:r>
          <w:r w:rsidR="00891B05" w:rsidRPr="009370F8">
            <w:rPr>
              <w:rFonts w:cs="Calibri"/>
              <w:b/>
              <w:lang w:val="en-US"/>
            </w:rPr>
            <w:t>s</w:t>
          </w:r>
          <w:r w:rsidR="003E77C2" w:rsidRPr="009370F8">
            <w:rPr>
              <w:rFonts w:cs="Calibri"/>
              <w:b/>
              <w:lang w:val="en-US"/>
            </w:rPr>
            <w:t>ampling</w:t>
          </w:r>
          <w:r w:rsidR="008F7585" w:rsidRPr="009370F8">
            <w:rPr>
              <w:rFonts w:cs="Calibri"/>
              <w:b/>
              <w:lang w:val="en-US"/>
            </w:rPr>
            <w:t xml:space="preserve"> effects</w:t>
          </w:r>
          <w:r w:rsidR="003E77C2" w:rsidRPr="009370F8">
            <w:rPr>
              <w:rFonts w:cs="Calibri"/>
              <w:lang w:val="en-US"/>
            </w:rPr>
            <w:t xml:space="preserve"> </w:t>
          </w:r>
          <w:r w:rsidR="008F7585" w:rsidRPr="009370F8">
            <w:rPr>
              <w:rFonts w:cs="Calibri"/>
              <w:lang w:val="en-US"/>
            </w:rPr>
            <w:t>consist</w:t>
          </w:r>
          <w:r w:rsidR="00891B05" w:rsidRPr="009370F8">
            <w:rPr>
              <w:rFonts w:cs="Calibri"/>
              <w:lang w:val="en-US"/>
            </w:rPr>
            <w:t xml:space="preserve"> of</w:t>
          </w:r>
          <w:r w:rsidR="003E77C2" w:rsidRPr="009370F8">
            <w:rPr>
              <w:rFonts w:cs="Calibri"/>
              <w:lang w:val="en-US"/>
            </w:rPr>
            <w:t xml:space="preserve"> adults retain</w:t>
          </w:r>
          <w:r w:rsidR="00891B05" w:rsidRPr="009370F8">
            <w:rPr>
              <w:rFonts w:cs="Calibri"/>
              <w:lang w:val="en-US"/>
            </w:rPr>
            <w:t>ing</w:t>
          </w:r>
          <w:r w:rsidR="003E77C2" w:rsidRPr="009370F8">
            <w:rPr>
              <w:rFonts w:cs="Calibri"/>
              <w:lang w:val="en-US"/>
            </w:rPr>
            <w:t xml:space="preserve"> a subset of their </w:t>
          </w:r>
          <w:r w:rsidR="006354DA" w:rsidRPr="009370F8">
            <w:rPr>
              <w:rFonts w:cs="Calibri"/>
              <w:lang w:val="en-US"/>
            </w:rPr>
            <w:t>partners</w:t>
          </w:r>
          <w:r w:rsidR="003E77C2" w:rsidRPr="009370F8">
            <w:rPr>
              <w:rFonts w:cs="Calibri"/>
              <w:lang w:val="en-US"/>
            </w:rPr>
            <w:t xml:space="preserve"> from the seedling stage. </w:t>
          </w:r>
          <w:r w:rsidR="002E3BEC" w:rsidRPr="009370F8">
            <w:rPr>
              <w:rFonts w:cs="Calibri"/>
              <w:lang w:val="en-US"/>
            </w:rPr>
            <w:t>Ontogenetic partner turnover through total complementarity is risky because a lack of suitable new partners can compromise survival to adulthood. Evidence from terrestrial orchids suggests that partner gains are common</w:t>
          </w:r>
          <w:r w:rsidR="00132F3B">
            <w:rPr>
              <w:rFonts w:cs="Calibri"/>
              <w:lang w:val="en-US"/>
            </w:rPr>
            <w:t xml:space="preserve"> </w:t>
          </w:r>
          <w:r w:rsidR="00132F3B">
            <w:rPr>
              <w:rFonts w:cs="Calibri"/>
              <w:lang w:val="en-US"/>
            </w:rPr>
            <w:fldChar w:fldCharType="begin" w:fldLock="1"/>
          </w:r>
          <w:r w:rsidR="00132F3B">
            <w:rPr>
              <w:rFonts w:cs="Calibri"/>
              <w:lang w:val="en-US"/>
            </w:rPr>
            <w:instrText>ADDIN CSL_CITATION {"citationItems":[{"id":"ITEM-1","itemData":{"DOI":"10.1093/aob/mcv087","author":[{"dropping-particle":"","family":"Rasmussen","given":"Hanne N","non-dropping-particle":"","parse-names":false,"suffix":""},{"dropping-particle":"","family":"Dixon","given":"Kingsley W","non-dropping-particle":"","parse-names":false,"suffix":""},{"dropping-particle":"","family":"Jersáková","given":"Jana","non-dropping-particle":"","parse-names":false,"suffix":""},{"dropping-particle":"","family":"Tesitelová","given":"T","non-dropping-particle":"","parse-names":false,"suffix":""}],"container-title":"Annals of Botany","id":"ITEM-1","issued":{"date-parts":[["2015"]]},"page":"391-402","title":"Germination and seedling establishment in orchids : a complex of requirements","type":"article-journal","volume":"116"},"uris":["http://www.mendeley.com/documents/?uuid=f1c40a40-3cbd-418b-907a-6298d1657d07"]}],"mendeley":{"formattedCitation":"(Rasmussen &lt;i&gt;et al.&lt;/i&gt;, 2015)","plainTextFormattedCitation":"(Rasmussen et al., 2015)","previouslyFormattedCitation":"(Rasmussen &lt;i&gt;et al.&lt;/i&gt;, 2015)"},"properties":{"noteIndex":0},"schema":"https://github.com/citation-style-language/schema/raw/master/csl-citation.json"}</w:instrText>
          </w:r>
          <w:r w:rsidR="00132F3B">
            <w:rPr>
              <w:rFonts w:cs="Calibri"/>
              <w:lang w:val="en-US"/>
            </w:rPr>
            <w:fldChar w:fldCharType="separate"/>
          </w:r>
          <w:r w:rsidR="00132F3B" w:rsidRPr="00132F3B">
            <w:rPr>
              <w:rFonts w:cs="Calibri"/>
              <w:noProof/>
              <w:lang w:val="en-US"/>
            </w:rPr>
            <w:t xml:space="preserve">(Rasmussen </w:t>
          </w:r>
          <w:r w:rsidR="00132F3B" w:rsidRPr="00132F3B">
            <w:rPr>
              <w:rFonts w:cs="Calibri"/>
              <w:i/>
              <w:noProof/>
              <w:lang w:val="en-US"/>
            </w:rPr>
            <w:t>et al.</w:t>
          </w:r>
          <w:r w:rsidR="00132F3B" w:rsidRPr="00132F3B">
            <w:rPr>
              <w:rFonts w:cs="Calibri"/>
              <w:noProof/>
              <w:lang w:val="en-US"/>
            </w:rPr>
            <w:t>, 2015)</w:t>
          </w:r>
          <w:r w:rsidR="00132F3B">
            <w:rPr>
              <w:rFonts w:cs="Calibri"/>
              <w:lang w:val="en-US"/>
            </w:rPr>
            <w:fldChar w:fldCharType="end"/>
          </w:r>
          <w:r w:rsidR="002E3BEC" w:rsidRPr="009370F8">
            <w:rPr>
              <w:rFonts w:cs="Calibri"/>
              <w:lang w:val="en-US"/>
            </w:rPr>
            <w:t>, while losses are less well documented</w:t>
          </w:r>
          <w:r w:rsidR="00132F3B">
            <w:rPr>
              <w:rFonts w:cs="Calibri"/>
              <w:lang w:val="en-US"/>
            </w:rPr>
            <w:t xml:space="preserve"> </w:t>
          </w:r>
          <w:r w:rsidR="00132F3B">
            <w:rPr>
              <w:rFonts w:cs="Calibri"/>
              <w:lang w:val="en-US"/>
            </w:rPr>
            <w:fldChar w:fldCharType="begin" w:fldLock="1"/>
          </w:r>
          <w:r w:rsidR="001001E0">
            <w:rPr>
              <w:rFonts w:cs="Calibri"/>
              <w:lang w:val="en-US"/>
            </w:rPr>
            <w:instrText>ADDIN CSL_CITATION {"citationItems":[{"id":"ITEM-1","itemData":{"author":[{"dropping-particle":"","family":"Bidartondo","given":"MI","non-dropping-particle":"","parse-names":false,"suffix":""},{"dropping-particle":"","family":"Read","given":"DJ","non-dropping-particle":"","parse-names":false,"suffix":""}],"container-title":"Molecular Ecology","id":"ITEM-1","issued":{"date-parts":[["2008"]]},"page":"3707-3716","title":"Fungal specificity bottlenecks during orchid germination and development","type":"article-journal","volume":"17"},"uris":["http://www.mendeley.com/documents/?uuid=3e956ddc-8d8e-4f2c-acda-306084ab85d1"]}],"mendeley":{"formattedCitation":"(Bidartondo &amp; Read, 2008)","plainTextFormattedCitation":"(Bidartondo &amp; Read, 2008)","previouslyFormattedCitation":"(Bidartondo &amp; Read, 2008)"},"properties":{"noteIndex":0},"schema":"https://github.com/citation-style-language/schema/raw/master/csl-citation.json"}</w:instrText>
          </w:r>
          <w:r w:rsidR="00132F3B">
            <w:rPr>
              <w:rFonts w:cs="Calibri"/>
              <w:lang w:val="en-US"/>
            </w:rPr>
            <w:fldChar w:fldCharType="separate"/>
          </w:r>
          <w:r w:rsidR="00132F3B" w:rsidRPr="00132F3B">
            <w:rPr>
              <w:rFonts w:cs="Calibri"/>
              <w:noProof/>
              <w:lang w:val="en-US"/>
            </w:rPr>
            <w:t>(Bidartondo &amp; Read, 2008)</w:t>
          </w:r>
          <w:r w:rsidR="00132F3B">
            <w:rPr>
              <w:rFonts w:cs="Calibri"/>
              <w:lang w:val="en-US"/>
            </w:rPr>
            <w:fldChar w:fldCharType="end"/>
          </w:r>
          <w:r w:rsidR="002E3BEC" w:rsidRPr="009370F8">
            <w:rPr>
              <w:rFonts w:cs="Calibri"/>
              <w:lang w:val="en-US"/>
            </w:rPr>
            <w:t xml:space="preserve">. </w:t>
          </w:r>
          <w:r w:rsidR="0013512B" w:rsidRPr="009370F8">
            <w:rPr>
              <w:rFonts w:cs="Calibri"/>
              <w:lang w:val="en-US"/>
            </w:rPr>
            <w:t xml:space="preserve">In epiphytic orchids, </w:t>
          </w:r>
          <w:r w:rsidR="0013512B" w:rsidRPr="009370F8">
            <w:rPr>
              <w:rFonts w:cs="Calibri"/>
              <w:lang w:val="en-US"/>
            </w:rPr>
            <w:lastRenderedPageBreak/>
            <w:t>t</w:t>
          </w:r>
          <w:r w:rsidR="002E3BEC" w:rsidRPr="009370F8">
            <w:rPr>
              <w:rFonts w:cs="Calibri"/>
              <w:lang w:val="en-US"/>
            </w:rPr>
            <w:t xml:space="preserve">he role of mycorrhiza </w:t>
          </w:r>
          <w:r w:rsidR="00674D26" w:rsidRPr="009370F8">
            <w:rPr>
              <w:rFonts w:cs="Calibri"/>
              <w:lang w:val="en-US"/>
            </w:rPr>
            <w:t>turnover</w:t>
          </w:r>
          <w:r w:rsidR="002E3BEC" w:rsidRPr="009370F8">
            <w:rPr>
              <w:rFonts w:cs="Calibri"/>
              <w:lang w:val="en-US"/>
            </w:rPr>
            <w:t xml:space="preserve"> </w:t>
          </w:r>
          <w:r w:rsidR="00674D26" w:rsidRPr="009370F8">
            <w:rPr>
              <w:lang w:val="en-US"/>
            </w:rPr>
            <w:t>on the successful transition to adulthood</w:t>
          </w:r>
          <w:r w:rsidR="002E3BEC" w:rsidRPr="009370F8">
            <w:rPr>
              <w:lang w:val="en-US"/>
            </w:rPr>
            <w:t xml:space="preserve"> remains to be assessed</w:t>
          </w:r>
          <w:r w:rsidR="001001E0">
            <w:rPr>
              <w:lang w:val="en-US"/>
            </w:rPr>
            <w:t xml:space="preserve"> </w:t>
          </w:r>
          <w:r w:rsidR="001001E0">
            <w:rPr>
              <w:lang w:val="en-US"/>
            </w:rPr>
            <w:fldChar w:fldCharType="begin" w:fldLock="1"/>
          </w:r>
          <w:r w:rsidR="00A53099">
            <w:rPr>
              <w:lang w:val="en-US"/>
            </w:rPr>
            <w:instrText>ADDIN CSL_CITATION {"citationItems":[{"id":"ITEM-1","itemData":{"DOI":"10.1111/j.1469-8137.2007.02223.x","ISSN":"0028-646X","author":[{"dropping-particle":"","family":"Jersáková","given":"Jana","non-dropping-particle":"","parse-names":false,"suffix":""},{"dropping-particle":"","family":"Malinová","given":"Tamara","non-dropping-particle":"","parse-names":false,"suffix":""}],"container-title":"New Phytologist","id":"ITEM-1","issue":"2","issued":{"date-parts":[["2007","9","21"]]},"note":"doi: 10.1111/j.1469-8137.2007.02223.x","page":"237-241","publisher":"John Wiley &amp; Sons, Ltd (10.1111)","title":"Spatial aspects of seed dispersal and seedling recruitment in orchids","type":"article-journal","volume":"176"},"uris":["http://www.mendeley.com/documents/?uuid=437f56c3-75e5-4095-92cf-790852fbe46b"]},{"id":"ITEM-2","itemData":{"DOI":"10.1111/nph.12639","ISBN":"1469-8137","ISSN":"14698137","PMID":"4026","abstract":"The distribution and abundance of orchid populations depend on a suite of biological and ecological factors, including seed production and dispersal, availability of mycorrhizal fungi and appropriate environmental conditions, with the weighting of these factors depending on the spatial scale considered. Disentangling the factors determining successful orchid establishment represents a major challenge, involving seed germination experiments, molecular techniques and assessment of environmental conditions. Identification of fungi from large-scale surveys of mycorrhizal associations in a range of orchid species has shown that mycorrhizal fungi may be widespread and occur in varied habitats. Further, a meta-analysis of seed introduction experiments revealed similar seed germination in occupied and unoccupied habitat patches. Orchid rarity was also unrelated to mycorrhizal specificity. Nonetheless, seed germination within sites appears to depend on both biotic and abiotic conditions. In the few cases that have been examined, coexisting orchids have distinct mycorrhizal communities and show strong spatial segregation, suggesting that mycorrhizal fungi are important drivers of niche partitioning and contribute to orchid coexistence. A broader investigation of orchid mycorrhizal fungus distribution in the soil, coupled with fungus and recruitment mapping, is needed to translate fungal abundance to orchid population dynamics and may lead to better orchid conservation.","author":[{"dropping-particle":"","family":"McCormick","given":"Melissa K.","non-dropping-particle":"","parse-names":false,"suffix":""},{"dropping-particle":"","family":"Jacquemyn","given":"Hans","non-dropping-particle":"","parse-names":false,"suffix":""}],"container-title":"New Phytologist","id":"ITEM-2","issue":"2","issued":{"date-parts":[["2014"]]},"page":"392-400","title":"What constrains the distribution of orchid populations?","type":"article-journal","volume":"202"},"uris":["http://www.mendeley.com/documents/?uuid=2836ebb4-383e-44b3-92c0-7ebc1147fc20"]}],"mendeley":{"formattedCitation":"(Jersáková &amp; Malinová, 2007; McCormick &amp; Jacquemyn, 2014)","plainTextFormattedCitation":"(Jersáková &amp; Malinová, 2007; McCormick &amp; Jacquemyn, 2014)","previouslyFormattedCitation":"(Jersáková &amp; Malinová, 2007; McCormick &amp; Jacquemyn, 2014)"},"properties":{"noteIndex":0},"schema":"https://github.com/citation-style-language/schema/raw/master/csl-citation.json"}</w:instrText>
          </w:r>
          <w:r w:rsidR="001001E0">
            <w:rPr>
              <w:lang w:val="en-US"/>
            </w:rPr>
            <w:fldChar w:fldCharType="separate"/>
          </w:r>
          <w:r w:rsidR="001001E0" w:rsidRPr="001001E0">
            <w:rPr>
              <w:noProof/>
              <w:lang w:val="en-US"/>
            </w:rPr>
            <w:t>(Jersáková &amp; Malinová, 2007; McCormick &amp; Jacquemyn, 2014)</w:t>
          </w:r>
          <w:r w:rsidR="001001E0">
            <w:rPr>
              <w:lang w:val="en-US"/>
            </w:rPr>
            <w:fldChar w:fldCharType="end"/>
          </w:r>
          <w:r w:rsidR="002E3BEC" w:rsidRPr="009370F8">
            <w:rPr>
              <w:lang w:val="en-US"/>
            </w:rPr>
            <w:t>.</w:t>
          </w:r>
        </w:p>
        <w:p w14:paraId="311EE4AC" w14:textId="48B38D8B" w:rsidR="00C17CD3" w:rsidRPr="00AA6EB7" w:rsidRDefault="00720C05" w:rsidP="00144F7B">
          <w:pPr>
            <w:spacing w:after="0" w:line="240" w:lineRule="auto"/>
            <w:jc w:val="both"/>
            <w:rPr>
              <w:lang w:val="en-US"/>
            </w:rPr>
          </w:pPr>
          <w:ins w:id="38" w:author="Hans Jacquemyn" w:date="2018-11-28T15:45:00Z">
            <w:r w:rsidRPr="001001E0">
              <w:rPr>
                <w:b/>
                <w:noProof/>
                <w:lang w:val="en-GB" w:eastAsia="en-GB"/>
              </w:rPr>
              <mc:AlternateContent>
                <mc:Choice Requires="wpg">
                  <w:drawing>
                    <wp:anchor distT="0" distB="0" distL="114300" distR="114300" simplePos="0" relativeHeight="251664384" behindDoc="0" locked="0" layoutInCell="1" allowOverlap="1" wp14:anchorId="3F73EDE3" wp14:editId="5D79E971">
                      <wp:simplePos x="0" y="0"/>
                      <wp:positionH relativeFrom="column">
                        <wp:posOffset>0</wp:posOffset>
                      </wp:positionH>
                      <wp:positionV relativeFrom="paragraph">
                        <wp:posOffset>194310</wp:posOffset>
                      </wp:positionV>
                      <wp:extent cx="5534015" cy="1771015"/>
                      <wp:effectExtent l="19050" t="19050" r="10160" b="19685"/>
                      <wp:wrapSquare wrapText="bothSides"/>
                      <wp:docPr id="1" name="Grupo 5"/>
                      <wp:cNvGraphicFramePr/>
                      <a:graphic xmlns:a="http://schemas.openxmlformats.org/drawingml/2006/main">
                        <a:graphicData uri="http://schemas.microsoft.com/office/word/2010/wordprocessingGroup">
                          <wpg:wgp>
                            <wpg:cNvGrpSpPr/>
                            <wpg:grpSpPr>
                              <a:xfrm>
                                <a:off x="0" y="0"/>
                                <a:ext cx="5534015" cy="1771015"/>
                                <a:chOff x="0" y="0"/>
                                <a:chExt cx="5534015" cy="1771015"/>
                              </a:xfrm>
                            </wpg:grpSpPr>
                            <pic:pic xmlns:pic="http://schemas.openxmlformats.org/drawingml/2006/picture">
                              <pic:nvPicPr>
                                <pic:cNvPr id="4" name="Imagen 9"/>
                                <pic:cNvPicPr>
                                  <a:picLocks noChangeAspect="1"/>
                                </pic:cNvPicPr>
                              </pic:nvPicPr>
                              <pic:blipFill>
                                <a:blip r:embed="rId13">
                                  <a:extLst>
                                    <a:ext uri="{28A0092B-C50C-407E-A947-70E740481C1C}">
                                      <a14:useLocalDpi xmlns:a14="http://schemas.microsoft.com/office/drawing/2010/main" val="0"/>
                                    </a:ext>
                                  </a:extLst>
                                </a:blip>
                                <a:srcRect l="5424" t="6828" r="8020" b="-2"/>
                                <a:stretch>
                                  <a:fillRect/>
                                </a:stretch>
                              </pic:blipFill>
                              <pic:spPr bwMode="auto">
                                <a:xfrm>
                                  <a:off x="0" y="6824"/>
                                  <a:ext cx="3220720" cy="1761490"/>
                                </a:xfrm>
                                <a:prstGeom prst="rect">
                                  <a:avLst/>
                                </a:prstGeom>
                                <a:noFill/>
                                <a:ln w="12700">
                                  <a:solidFill>
                                    <a:srgbClr val="000000"/>
                                  </a:solidFill>
                                  <a:miter lim="800000"/>
                                  <a:headEnd/>
                                  <a:tailEnd/>
                                </a:ln>
                              </pic:spPr>
                            </pic:pic>
                            <wps:wsp>
                              <wps:cNvPr id="6" name="Cuadro de texto 2"/>
                              <wps:cNvSpPr txBox="1">
                                <a:spLocks noChangeArrowheads="1"/>
                              </wps:cNvSpPr>
                              <wps:spPr bwMode="auto">
                                <a:xfrm>
                                  <a:off x="3227695" y="0"/>
                                  <a:ext cx="2306320" cy="1771015"/>
                                </a:xfrm>
                                <a:prstGeom prst="rect">
                                  <a:avLst/>
                                </a:prstGeom>
                                <a:solidFill>
                                  <a:srgbClr val="FFFFFF"/>
                                </a:solidFill>
                                <a:ln w="12700">
                                  <a:solidFill>
                                    <a:srgbClr val="000000"/>
                                  </a:solidFill>
                                  <a:miter lim="800000"/>
                                  <a:headEnd/>
                                  <a:tailEnd/>
                                </a:ln>
                              </wps:spPr>
                              <wps:txbx>
                                <w:txbxContent>
                                  <w:p w14:paraId="68700B1B" w14:textId="57067CF2" w:rsidR="00BF6157" w:rsidRPr="00E43FA1" w:rsidRDefault="00BF6157" w:rsidP="00720C05">
                                    <w:pPr>
                                      <w:spacing w:after="0" w:line="240" w:lineRule="auto"/>
                                      <w:rPr>
                                        <w:rFonts w:ascii="Calibri" w:hAnsi="Calibri" w:cs="Calibri"/>
                                        <w:lang w:val="en-US"/>
                                      </w:rPr>
                                    </w:pPr>
                                    <w:r w:rsidRPr="009370F8">
                                      <w:rPr>
                                        <w:rFonts w:ascii="Calibri" w:hAnsi="Calibri" w:cs="Calibri"/>
                                        <w:b/>
                                        <w:shd w:val="clear" w:color="auto" w:fill="FFFFFF"/>
                                        <w:lang w:val="en-US"/>
                                      </w:rPr>
                                      <w:t xml:space="preserve">Fig. </w:t>
                                    </w:r>
                                    <w:r>
                                      <w:rPr>
                                        <w:rFonts w:ascii="Calibri" w:hAnsi="Calibri" w:cs="Calibri"/>
                                        <w:b/>
                                        <w:shd w:val="clear" w:color="auto" w:fill="FFFFFF"/>
                                        <w:lang w:val="en-US"/>
                                      </w:rPr>
                                      <w:t>1</w:t>
                                    </w:r>
                                    <w:r w:rsidRPr="009370F8">
                                      <w:rPr>
                                        <w:rFonts w:ascii="Calibri" w:hAnsi="Calibri" w:cs="Calibri"/>
                                        <w:shd w:val="clear" w:color="auto" w:fill="FFFFFF"/>
                                        <w:lang w:val="en-US"/>
                                      </w:rPr>
                                      <w:t xml:space="preserve"> </w:t>
                                    </w:r>
                                    <w:r w:rsidRPr="009370F8">
                                      <w:rPr>
                                        <w:rFonts w:ascii="Calibri" w:hAnsi="Calibri" w:cs="Calibri"/>
                                        <w:lang w:val="en-US"/>
                                      </w:rPr>
                                      <w:t>Hypothetical scenarios of ontogenetic partner turnover and their putative driving processes. Colours denote different partners. Text above arrows indicates changes in partner number; text below arrows indicates the prevailing component of composition turnover (nestedness or replacement)</w:t>
                                    </w:r>
                                  </w:p>
                                </w:txbxContent>
                              </wps:txbx>
                              <wps:bodyPr rot="0" vert="horz" wrap="square" lIns="91440" tIns="45720" rIns="91440" bIns="45720" anchor="t" anchorCtr="0" upright="1">
                                <a:noAutofit/>
                              </wps:bodyPr>
                            </wps:wsp>
                          </wpg:wgp>
                        </a:graphicData>
                      </a:graphic>
                    </wp:anchor>
                  </w:drawing>
                </mc:Choice>
                <mc:Fallback>
                  <w:pict>
                    <v:group w14:anchorId="3F73EDE3" id="Grupo 5" o:spid="_x0000_s1026" style="position:absolute;left:0;text-align:left;margin-left:0;margin-top:15.3pt;width:435.75pt;height:139.45pt;z-index:251664384" coordsize="55340,177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top:68;width:32207;height:176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HL0PEAAAA2gAAAA8AAABkcnMvZG93bnJldi54bWxEj91qwkAUhO8LvsNyhN41G0upIbqKCEKF&#10;Sm38uT5kj0k0ezZkV03evisIvRxm5htmOu9MLW7UusqyglEUgyDOra64ULDfrd4SEM4ja6wtk4Ke&#10;HMxng5cpptre+ZdumS9EgLBLUUHpfZNK6fKSDLrINsTBO9nWoA+yLaRu8R7gppbvcfwpDVYcFkps&#10;aFlSfsmuRgFe1sfV93mT5Ovxoh5tN9Xh+tMr9TrsFhMQnjr/H362v7SCD3hcCTdAz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DHL0PEAAAA2gAAAA8AAAAAAAAAAAAAAAAA&#10;nwIAAGRycy9kb3ducmV2LnhtbFBLBQYAAAAABAAEAPcAAACQAwAAAAA=&#10;" stroked="t" strokeweight="1pt">
                        <v:imagedata r:id="rId14" o:title="" croptop="4475f" cropbottom="-1f" cropleft="3555f" cropright="5256f"/>
                        <v:path arrowok="t"/>
                      </v:shape>
                      <v:shapetype id="_x0000_t202" coordsize="21600,21600" o:spt="202" path="m,l,21600r21600,l21600,xe">
                        <v:stroke joinstyle="miter"/>
                        <v:path gradientshapeok="t" o:connecttype="rect"/>
                      </v:shapetype>
                      <v:shape id="Cuadro de texto 2" o:spid="_x0000_s1028" type="#_x0000_t202" style="position:absolute;left:32276;width:23064;height:177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F8g8UA&#10;AADaAAAADwAAAGRycy9kb3ducmV2LnhtbESPS2vDMBCE74X8B7GBXkost4cQ3MgmpAltL4GkgZLb&#10;Yq0fxFq5luLHv68KgR6HmfmGWWejaURPnastK3iOYhDEudU1lwrOX/vFCoTzyBoby6RgIgdZOntY&#10;Y6LtwEfqT74UAcIuQQWV920ipcsrMugi2xIHr7CdQR9kV0rd4RDgppEvcbyUBmsOCxW2tK0ov55u&#10;RsFh+uaf91tc9J/t6nK+HnZv+6edUo/zcfMKwtPo/8P39odWsIS/K+EG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UXyDxQAAANoAAAAPAAAAAAAAAAAAAAAAAJgCAABkcnMv&#10;ZG93bnJldi54bWxQSwUGAAAAAAQABAD1AAAAigMAAAAA&#10;" strokeweight="1pt">
                        <v:textbox>
                          <w:txbxContent>
                            <w:p w14:paraId="68700B1B" w14:textId="57067CF2" w:rsidR="00BF6157" w:rsidRPr="00E43FA1" w:rsidRDefault="00BF6157" w:rsidP="00720C05">
                              <w:pPr>
                                <w:spacing w:after="0" w:line="240" w:lineRule="auto"/>
                                <w:rPr>
                                  <w:rFonts w:ascii="Calibri" w:hAnsi="Calibri" w:cs="Calibri"/>
                                  <w:lang w:val="en-US"/>
                                </w:rPr>
                              </w:pPr>
                              <w:r w:rsidRPr="009370F8">
                                <w:rPr>
                                  <w:rFonts w:ascii="Calibri" w:hAnsi="Calibri" w:cs="Calibri"/>
                                  <w:b/>
                                  <w:shd w:val="clear" w:color="auto" w:fill="FFFFFF"/>
                                  <w:lang w:val="en-US"/>
                                </w:rPr>
                                <w:t xml:space="preserve">Fig. </w:t>
                              </w:r>
                              <w:r>
                                <w:rPr>
                                  <w:rFonts w:ascii="Calibri" w:hAnsi="Calibri" w:cs="Calibri"/>
                                  <w:b/>
                                  <w:shd w:val="clear" w:color="auto" w:fill="FFFFFF"/>
                                  <w:lang w:val="en-US"/>
                                </w:rPr>
                                <w:t>1</w:t>
                              </w:r>
                              <w:r w:rsidRPr="009370F8">
                                <w:rPr>
                                  <w:rFonts w:ascii="Calibri" w:hAnsi="Calibri" w:cs="Calibri"/>
                                  <w:shd w:val="clear" w:color="auto" w:fill="FFFFFF"/>
                                  <w:lang w:val="en-US"/>
                                </w:rPr>
                                <w:t xml:space="preserve"> </w:t>
                              </w:r>
                              <w:r w:rsidRPr="009370F8">
                                <w:rPr>
                                  <w:rFonts w:ascii="Calibri" w:hAnsi="Calibri" w:cs="Calibri"/>
                                  <w:lang w:val="en-US"/>
                                </w:rPr>
                                <w:t xml:space="preserve">Hypothetical scenarios of ontogenetic partner turnover and their putative driving processes. </w:t>
                              </w:r>
                              <w:proofErr w:type="spellStart"/>
                              <w:r w:rsidRPr="009370F8">
                                <w:rPr>
                                  <w:rFonts w:ascii="Calibri" w:hAnsi="Calibri" w:cs="Calibri"/>
                                  <w:lang w:val="en-US"/>
                                </w:rPr>
                                <w:t>Colours</w:t>
                              </w:r>
                              <w:proofErr w:type="spellEnd"/>
                              <w:r w:rsidRPr="009370F8">
                                <w:rPr>
                                  <w:rFonts w:ascii="Calibri" w:hAnsi="Calibri" w:cs="Calibri"/>
                                  <w:lang w:val="en-US"/>
                                </w:rPr>
                                <w:t xml:space="preserve"> denote different partners. Text above arrows indicates changes in partner number; text below arrows indicates the prevailing component of composition turnover (</w:t>
                              </w:r>
                              <w:proofErr w:type="spellStart"/>
                              <w:r w:rsidRPr="009370F8">
                                <w:rPr>
                                  <w:rFonts w:ascii="Calibri" w:hAnsi="Calibri" w:cs="Calibri"/>
                                  <w:lang w:val="en-US"/>
                                </w:rPr>
                                <w:t>nestedness</w:t>
                              </w:r>
                              <w:proofErr w:type="spellEnd"/>
                              <w:r w:rsidRPr="009370F8">
                                <w:rPr>
                                  <w:rFonts w:ascii="Calibri" w:hAnsi="Calibri" w:cs="Calibri"/>
                                  <w:lang w:val="en-US"/>
                                </w:rPr>
                                <w:t xml:space="preserve"> or replacement)</w:t>
                              </w:r>
                            </w:p>
                          </w:txbxContent>
                        </v:textbox>
                      </v:shape>
                      <w10:wrap type="square"/>
                    </v:group>
                  </w:pict>
                </mc:Fallback>
              </mc:AlternateContent>
            </w:r>
          </w:ins>
        </w:p>
      </w:sdtContent>
    </w:sdt>
    <w:p w14:paraId="35142F93" w14:textId="4E15E56F" w:rsidR="006178B5" w:rsidRPr="00AA6EB7" w:rsidRDefault="006178B5" w:rsidP="00AA6EB7">
      <w:pPr>
        <w:spacing w:after="0" w:line="240" w:lineRule="auto"/>
        <w:rPr>
          <w:rFonts w:eastAsia="Times New Roman" w:cs="Times New Roman"/>
          <w:b/>
          <w:lang w:val="en-US" w:eastAsia="nl-BE"/>
        </w:rPr>
      </w:pPr>
    </w:p>
    <w:p w14:paraId="35142F94" w14:textId="3D1F34C9" w:rsidR="006178B5" w:rsidRPr="00AA6EB7" w:rsidRDefault="006F1910" w:rsidP="00AA6EB7">
      <w:pPr>
        <w:pStyle w:val="Ttulo1"/>
        <w:spacing w:line="240" w:lineRule="auto"/>
        <w:rPr>
          <w:rFonts w:eastAsia="Times New Roman"/>
          <w:szCs w:val="22"/>
          <w:lang w:val="en-GB" w:eastAsia="nl-BE"/>
        </w:rPr>
      </w:pPr>
      <w:r w:rsidRPr="00AA6EB7">
        <w:rPr>
          <w:rFonts w:eastAsia="Times New Roman"/>
          <w:szCs w:val="22"/>
          <w:lang w:val="en-GB" w:eastAsia="nl-BE"/>
        </w:rPr>
        <w:t>Scientific research objectives</w:t>
      </w:r>
    </w:p>
    <w:p w14:paraId="35142F97" w14:textId="7ECDF550" w:rsidR="006178B5" w:rsidRPr="00AA6EB7" w:rsidRDefault="006178B5" w:rsidP="00AA6EB7">
      <w:pPr>
        <w:spacing w:after="0" w:line="240" w:lineRule="auto"/>
        <w:rPr>
          <w:rFonts w:eastAsia="Times New Roman" w:cs="Times New Roman"/>
          <w:b/>
          <w:lang w:val="en-GB" w:eastAsia="nl-BE"/>
        </w:rPr>
      </w:pPr>
    </w:p>
    <w:sdt>
      <w:sdtPr>
        <w:rPr>
          <w:rFonts w:eastAsia="Calibri" w:cs="Times New Roman"/>
          <w:lang w:val="ca-ES"/>
        </w:rPr>
        <w:id w:val="1610700115"/>
        <w:placeholder>
          <w:docPart w:val="967A94AFF55F498E97195826367C8362"/>
        </w:placeholder>
      </w:sdtPr>
      <w:sdtEndPr>
        <w:rPr>
          <w:rFonts w:eastAsiaTheme="minorHAnsi" w:cstheme="minorBidi"/>
          <w:lang w:val="nl-BE"/>
        </w:rPr>
      </w:sdtEndPr>
      <w:sdtContent>
        <w:p w14:paraId="36E18983" w14:textId="351ECEC3" w:rsidR="00636C35" w:rsidRPr="00340163" w:rsidRDefault="00636C35" w:rsidP="00AA6EB7">
          <w:pPr>
            <w:spacing w:after="0" w:line="240" w:lineRule="auto"/>
            <w:jc w:val="both"/>
            <w:rPr>
              <w:lang w:val="en-US"/>
            </w:rPr>
          </w:pPr>
          <w:r w:rsidRPr="00340163">
            <w:rPr>
              <w:lang w:val="en-US"/>
            </w:rPr>
            <w:t xml:space="preserve">The major aim of this research is to understand </w:t>
          </w:r>
          <w:r w:rsidRPr="00340163">
            <w:rPr>
              <w:b/>
              <w:lang w:val="en-US"/>
            </w:rPr>
            <w:t>how multiple partners interacting with abiotic conditions influence the distribution of epiphytic orchids in hyper-diverse tropical forests</w:t>
          </w:r>
          <w:r w:rsidRPr="00340163">
            <w:rPr>
              <w:lang w:val="en-US"/>
            </w:rPr>
            <w:t xml:space="preserve">. </w:t>
          </w:r>
          <w:r w:rsidR="00DC6A0D" w:rsidRPr="00340163">
            <w:rPr>
              <w:lang w:val="en-US"/>
            </w:rPr>
            <w:t>Specifically</w:t>
          </w:r>
          <w:r w:rsidRPr="00340163">
            <w:rPr>
              <w:lang w:val="en-US"/>
            </w:rPr>
            <w:t xml:space="preserve">, the project aims at understanding how </w:t>
          </w:r>
          <w:r w:rsidR="00814DEE">
            <w:rPr>
              <w:lang w:val="en-US"/>
            </w:rPr>
            <w:t xml:space="preserve">the availability of suitable </w:t>
          </w:r>
          <w:r w:rsidRPr="00340163">
            <w:rPr>
              <w:lang w:val="en-US"/>
            </w:rPr>
            <w:t>mycorrhizal fungi affects germination and recruitment of epiphytic orchids along natural light gradients</w:t>
          </w:r>
          <w:r w:rsidR="00340163">
            <w:rPr>
              <w:lang w:val="en-US"/>
            </w:rPr>
            <w:t>,</w:t>
          </w:r>
          <w:r w:rsidR="00814DEE">
            <w:rPr>
              <w:lang w:val="en-US"/>
            </w:rPr>
            <w:t xml:space="preserve"> and how this</w:t>
          </w:r>
          <w:r w:rsidR="00340163">
            <w:rPr>
              <w:lang w:val="en-US"/>
            </w:rPr>
            <w:t xml:space="preserve"> is</w:t>
          </w:r>
          <w:r w:rsidR="00814DEE">
            <w:rPr>
              <w:lang w:val="en-US"/>
            </w:rPr>
            <w:t xml:space="preserve"> affected by specific characteristics of the host tree</w:t>
          </w:r>
          <w:r w:rsidRPr="00340163">
            <w:rPr>
              <w:lang w:val="en-US"/>
            </w:rPr>
            <w:t>. To this end, I will address three key aspects of the interaction: i) the availability of free-living fungi on the substrate as a key component of microsite quality; ii) changes in the interaction over the vertical gradient of light of the forest; and iii) ontogenetic turnover of mycorrhizal partners as a putative barrier to post-germination establishment.</w:t>
          </w:r>
          <w:r w:rsidR="00720C05">
            <w:rPr>
              <w:lang w:val="en-US"/>
            </w:rPr>
            <w:t xml:space="preserve"> </w:t>
          </w:r>
          <w:r w:rsidRPr="00340163">
            <w:rPr>
              <w:lang w:val="en-US"/>
            </w:rPr>
            <w:t>In particular, I will test the hypotheses that:</w:t>
          </w:r>
        </w:p>
        <w:p w14:paraId="3A1FA240" w14:textId="77777777" w:rsidR="00814DEE" w:rsidRPr="00340163" w:rsidRDefault="00814DEE" w:rsidP="00AA6EB7">
          <w:pPr>
            <w:spacing w:after="0" w:line="240" w:lineRule="auto"/>
            <w:jc w:val="both"/>
            <w:rPr>
              <w:lang w:val="en-US"/>
            </w:rPr>
          </w:pPr>
        </w:p>
        <w:p w14:paraId="350BE2FA" w14:textId="79EED066" w:rsidR="00636C35" w:rsidRPr="00340163" w:rsidRDefault="00636C35" w:rsidP="00340163">
          <w:pPr>
            <w:spacing w:after="0" w:line="240" w:lineRule="auto"/>
            <w:ind w:left="1134" w:hanging="426"/>
            <w:jc w:val="both"/>
            <w:rPr>
              <w:lang w:val="en-US"/>
            </w:rPr>
          </w:pPr>
          <w:r w:rsidRPr="00340163">
            <w:rPr>
              <w:lang w:val="en-US"/>
            </w:rPr>
            <w:t xml:space="preserve">H1: </w:t>
          </w:r>
          <w:r w:rsidR="00814DEE">
            <w:rPr>
              <w:lang w:val="en-US"/>
            </w:rPr>
            <w:tab/>
          </w:r>
          <w:r w:rsidRPr="00340163">
            <w:rPr>
              <w:lang w:val="en-US"/>
            </w:rPr>
            <w:t xml:space="preserve">the influence of partner availability on epiphytic orchid distribution depends on partner </w:t>
          </w:r>
          <w:r w:rsidR="00AA6EB7" w:rsidRPr="00340163">
            <w:rPr>
              <w:lang w:val="en-US"/>
            </w:rPr>
            <w:t>breadth and abiotic conditions.</w:t>
          </w:r>
        </w:p>
        <w:p w14:paraId="240F6A49" w14:textId="2079F50C" w:rsidR="00636C35" w:rsidRPr="00340163" w:rsidRDefault="00636C35" w:rsidP="00340163">
          <w:pPr>
            <w:spacing w:after="0" w:line="240" w:lineRule="auto"/>
            <w:ind w:left="1134" w:hanging="426"/>
            <w:jc w:val="both"/>
            <w:rPr>
              <w:lang w:val="en-US"/>
            </w:rPr>
          </w:pPr>
          <w:r w:rsidRPr="00340163">
            <w:rPr>
              <w:lang w:val="en-US"/>
            </w:rPr>
            <w:t xml:space="preserve">H2: </w:t>
          </w:r>
          <w:r w:rsidR="00814DEE">
            <w:rPr>
              <w:lang w:val="en-US"/>
            </w:rPr>
            <w:tab/>
          </w:r>
          <w:r w:rsidRPr="00340163">
            <w:rPr>
              <w:lang w:val="en-US"/>
            </w:rPr>
            <w:t xml:space="preserve">the </w:t>
          </w:r>
          <w:r w:rsidR="00C83664">
            <w:rPr>
              <w:lang w:val="en-US"/>
            </w:rPr>
            <w:t xml:space="preserve">composition and the </w:t>
          </w:r>
          <w:r w:rsidRPr="00340163">
            <w:rPr>
              <w:lang w:val="en-US"/>
            </w:rPr>
            <w:t>availability of free-living fungi changes over the vertical gradient of light</w:t>
          </w:r>
          <w:r w:rsidR="00C83664">
            <w:rPr>
              <w:lang w:val="en-US"/>
            </w:rPr>
            <w:t xml:space="preserve"> and </w:t>
          </w:r>
          <w:r w:rsidRPr="00340163">
            <w:rPr>
              <w:lang w:val="en-US"/>
            </w:rPr>
            <w:t>over the trunk of the host tree.</w:t>
          </w:r>
        </w:p>
        <w:p w14:paraId="7E6D47B6" w14:textId="2F679F57" w:rsidR="00636C35" w:rsidRPr="00340163" w:rsidRDefault="00636C35" w:rsidP="00340163">
          <w:pPr>
            <w:spacing w:after="0" w:line="240" w:lineRule="auto"/>
            <w:ind w:left="1134" w:hanging="426"/>
            <w:jc w:val="both"/>
            <w:rPr>
              <w:lang w:val="en-US"/>
            </w:rPr>
          </w:pPr>
          <w:r w:rsidRPr="00340163">
            <w:rPr>
              <w:lang w:val="en-US"/>
            </w:rPr>
            <w:t xml:space="preserve">H3: </w:t>
          </w:r>
          <w:r w:rsidR="00814DEE">
            <w:rPr>
              <w:lang w:val="en-US"/>
            </w:rPr>
            <w:tab/>
          </w:r>
          <w:r w:rsidRPr="00340163">
            <w:rPr>
              <w:lang w:val="en-US"/>
            </w:rPr>
            <w:t xml:space="preserve">seedlings </w:t>
          </w:r>
          <w:r w:rsidR="00C83664">
            <w:rPr>
              <w:lang w:val="en-US"/>
            </w:rPr>
            <w:t>associate with a larger</w:t>
          </w:r>
          <w:r w:rsidRPr="00340163">
            <w:rPr>
              <w:lang w:val="en-US"/>
            </w:rPr>
            <w:t xml:space="preserve"> diversity of mycorrhizal fungi than adults</w:t>
          </w:r>
          <w:r w:rsidR="00C83664">
            <w:rPr>
              <w:lang w:val="en-US"/>
            </w:rPr>
            <w:t xml:space="preserve"> allowing them </w:t>
          </w:r>
          <w:r w:rsidR="00340163">
            <w:rPr>
              <w:lang w:val="en-US"/>
            </w:rPr>
            <w:t xml:space="preserve">to </w:t>
          </w:r>
          <w:r w:rsidR="00C83664">
            <w:rPr>
              <w:lang w:val="en-US"/>
            </w:rPr>
            <w:t>easily find a suitable partner in the complex canopy of the rainforest</w:t>
          </w:r>
          <w:r w:rsidRPr="00340163">
            <w:rPr>
              <w:lang w:val="en-US"/>
            </w:rPr>
            <w:t xml:space="preserve">. </w:t>
          </w:r>
        </w:p>
        <w:p w14:paraId="4164FF1D" w14:textId="4448E4E3" w:rsidR="00636C35" w:rsidRPr="00340163" w:rsidRDefault="00636C35" w:rsidP="00340163">
          <w:pPr>
            <w:spacing w:after="0" w:line="240" w:lineRule="auto"/>
            <w:ind w:left="1134" w:hanging="426"/>
            <w:jc w:val="both"/>
            <w:rPr>
              <w:lang w:val="en-US"/>
            </w:rPr>
          </w:pPr>
          <w:r w:rsidRPr="00340163">
            <w:rPr>
              <w:lang w:val="en-US"/>
            </w:rPr>
            <w:t xml:space="preserve">H4: </w:t>
          </w:r>
          <w:r w:rsidR="00814DEE">
            <w:rPr>
              <w:lang w:val="en-US"/>
            </w:rPr>
            <w:tab/>
          </w:r>
          <w:r w:rsidRPr="00340163">
            <w:rPr>
              <w:lang w:val="en-US"/>
            </w:rPr>
            <w:t xml:space="preserve">ontogenetic changes in mycorrhizal partners </w:t>
          </w:r>
          <w:r w:rsidR="00C83664">
            <w:rPr>
              <w:lang w:val="en-US"/>
            </w:rPr>
            <w:t xml:space="preserve">occur and result from </w:t>
          </w:r>
          <w:r w:rsidRPr="00340163">
            <w:rPr>
              <w:lang w:val="en-US"/>
            </w:rPr>
            <w:t>sampling effects rather than total complementarity.</w:t>
          </w:r>
        </w:p>
        <w:p w14:paraId="7E2F928E" w14:textId="77777777" w:rsidR="000E2C2C" w:rsidRPr="00AA6EB7" w:rsidRDefault="000E2C2C" w:rsidP="00AA6EB7">
          <w:pPr>
            <w:pStyle w:val="Prrafodelista"/>
            <w:widowControl w:val="0"/>
            <w:spacing w:after="0" w:line="240" w:lineRule="auto"/>
            <w:ind w:left="0"/>
            <w:jc w:val="both"/>
            <w:rPr>
              <w:rStyle w:val="m-4990101814468384498msoins"/>
              <w:rFonts w:asciiTheme="minorHAnsi" w:hAnsiTheme="minorHAnsi" w:cs="Calibri"/>
              <w:color w:val="000000"/>
              <w:sz w:val="22"/>
              <w:lang w:val="en-GB"/>
            </w:rPr>
          </w:pPr>
        </w:p>
        <w:p w14:paraId="7D47617D" w14:textId="3B81B05B" w:rsidR="000E2C2C" w:rsidRPr="00340163" w:rsidRDefault="000E2C2C" w:rsidP="00AA6EB7">
          <w:pPr>
            <w:widowControl w:val="0"/>
            <w:autoSpaceDE w:val="0"/>
            <w:autoSpaceDN w:val="0"/>
            <w:adjustRightInd w:val="0"/>
            <w:spacing w:after="0" w:line="240" w:lineRule="auto"/>
            <w:jc w:val="both"/>
            <w:rPr>
              <w:lang w:val="en-US" w:eastAsia="en-GB"/>
            </w:rPr>
          </w:pPr>
          <w:r w:rsidRPr="00340163">
            <w:rPr>
              <w:lang w:val="en-US" w:eastAsia="en-GB"/>
            </w:rPr>
            <w:t xml:space="preserve">This study will provide </w:t>
          </w:r>
          <w:r w:rsidRPr="00340163">
            <w:rPr>
              <w:b/>
              <w:lang w:val="en-US" w:eastAsia="en-GB"/>
            </w:rPr>
            <w:t>three innovative aspects to the field</w:t>
          </w:r>
          <w:r w:rsidR="00C83664">
            <w:rPr>
              <w:lang w:val="en-US" w:eastAsia="en-GB"/>
            </w:rPr>
            <w:t>. Specifically, it will:</w:t>
          </w:r>
        </w:p>
        <w:p w14:paraId="3673ECED" w14:textId="79576F5E" w:rsidR="000E2C2C" w:rsidRPr="00340163" w:rsidRDefault="000E2C2C" w:rsidP="00AA6EB7">
          <w:pPr>
            <w:widowControl w:val="0"/>
            <w:autoSpaceDE w:val="0"/>
            <w:autoSpaceDN w:val="0"/>
            <w:adjustRightInd w:val="0"/>
            <w:spacing w:after="0" w:line="240" w:lineRule="auto"/>
            <w:jc w:val="both"/>
            <w:rPr>
              <w:lang w:val="en-US"/>
            </w:rPr>
          </w:pPr>
          <w:r w:rsidRPr="00340163">
            <w:rPr>
              <w:b/>
              <w:bCs/>
              <w:lang w:val="en-US"/>
            </w:rPr>
            <w:t xml:space="preserve">(1) </w:t>
          </w:r>
          <w:r w:rsidR="00C83664">
            <w:rPr>
              <w:b/>
              <w:bCs/>
              <w:lang w:val="en-US"/>
            </w:rPr>
            <w:t>a</w:t>
          </w:r>
          <w:r w:rsidRPr="00340163">
            <w:rPr>
              <w:b/>
              <w:bCs/>
              <w:lang w:val="en-US"/>
            </w:rPr>
            <w:t>ddress an unresolved question in plant ecology</w:t>
          </w:r>
          <w:r w:rsidRPr="00340163">
            <w:rPr>
              <w:lang w:val="en-US"/>
            </w:rPr>
            <w:t xml:space="preserve">: how more than one partner affects plant species' distribution. This is not trivial because a considerable proportion of tropical plant diversity relies on more than one partner for successful establishment. In epiphytic orchids in particular, </w:t>
          </w:r>
          <w:r w:rsidRPr="00340163">
            <w:rPr>
              <w:u w:val="single"/>
              <w:lang w:val="en-US"/>
            </w:rPr>
            <w:t>most studies have focused on bipartite interactions</w:t>
          </w:r>
          <w:r w:rsidRPr="00340163">
            <w:rPr>
              <w:lang w:val="en-US"/>
            </w:rPr>
            <w:t xml:space="preserve">, </w:t>
          </w:r>
          <w:r w:rsidRPr="00340163">
            <w:rPr>
              <w:i/>
              <w:lang w:val="en-US"/>
            </w:rPr>
            <w:t>i.e.</w:t>
          </w:r>
          <w:r w:rsidRPr="00340163">
            <w:rPr>
              <w:lang w:val="en-US"/>
            </w:rPr>
            <w:t>, epiphyte-host tree or epiphyte-fungi interactions, while a</w:t>
          </w:r>
          <w:r w:rsidRPr="00340163">
            <w:rPr>
              <w:u w:val="single"/>
              <w:lang w:val="en-US"/>
            </w:rPr>
            <w:t xml:space="preserve"> tripartite network </w:t>
          </w:r>
          <w:r w:rsidRPr="00340163">
            <w:rPr>
              <w:bCs/>
              <w:u w:val="single"/>
              <w:lang w:val="en-US"/>
            </w:rPr>
            <w:t>approach</w:t>
          </w:r>
          <w:r w:rsidRPr="00340163">
            <w:rPr>
              <w:bCs/>
              <w:lang w:val="en-US"/>
            </w:rPr>
            <w:t xml:space="preserve"> (epiphyte-mycorrhiza-host tree) </w:t>
          </w:r>
          <w:r w:rsidRPr="00340163">
            <w:rPr>
              <w:lang w:val="en-US"/>
            </w:rPr>
            <w:t>better reflects the actual situation.</w:t>
          </w:r>
        </w:p>
        <w:p w14:paraId="185504F6" w14:textId="2C917109" w:rsidR="000E2C2C" w:rsidRPr="00AA6EB7" w:rsidRDefault="000E2C2C" w:rsidP="00AA6EB7">
          <w:pPr>
            <w:pStyle w:val="Default"/>
            <w:widowControl w:val="0"/>
            <w:jc w:val="both"/>
            <w:rPr>
              <w:rFonts w:asciiTheme="minorHAnsi" w:hAnsiTheme="minorHAnsi"/>
              <w:sz w:val="22"/>
              <w:szCs w:val="22"/>
            </w:rPr>
          </w:pPr>
          <w:r w:rsidRPr="00AA6EB7">
            <w:rPr>
              <w:rFonts w:asciiTheme="minorHAnsi" w:hAnsiTheme="minorHAnsi"/>
              <w:b/>
              <w:bCs/>
              <w:sz w:val="22"/>
              <w:szCs w:val="22"/>
            </w:rPr>
            <w:t>(2)</w:t>
          </w:r>
          <w:r w:rsidRPr="00AA6EB7">
            <w:rPr>
              <w:rFonts w:asciiTheme="minorHAnsi" w:hAnsiTheme="minorHAnsi"/>
              <w:bCs/>
              <w:sz w:val="22"/>
              <w:szCs w:val="22"/>
            </w:rPr>
            <w:t xml:space="preserve"> </w:t>
          </w:r>
          <w:r w:rsidR="00C83664">
            <w:rPr>
              <w:rFonts w:asciiTheme="minorHAnsi" w:hAnsiTheme="minorHAnsi"/>
              <w:bCs/>
              <w:sz w:val="22"/>
              <w:szCs w:val="22"/>
            </w:rPr>
            <w:t>provide t</w:t>
          </w:r>
          <w:r w:rsidRPr="00AA6EB7">
            <w:rPr>
              <w:rFonts w:asciiTheme="minorHAnsi" w:hAnsiTheme="minorHAnsi"/>
              <w:bCs/>
              <w:sz w:val="22"/>
              <w:szCs w:val="22"/>
            </w:rPr>
            <w:t xml:space="preserve">he </w:t>
          </w:r>
          <w:r w:rsidRPr="00AA6EB7">
            <w:rPr>
              <w:rFonts w:asciiTheme="minorHAnsi" w:hAnsiTheme="minorHAnsi"/>
              <w:b/>
              <w:bCs/>
              <w:sz w:val="22"/>
              <w:szCs w:val="22"/>
            </w:rPr>
            <w:t>first experimental test</w:t>
          </w:r>
          <w:r w:rsidRPr="00AA6EB7">
            <w:rPr>
              <w:rFonts w:asciiTheme="minorHAnsi" w:hAnsiTheme="minorHAnsi"/>
              <w:bCs/>
              <w:sz w:val="22"/>
              <w:szCs w:val="22"/>
            </w:rPr>
            <w:t xml:space="preserve"> of how tripartite interactions affect orchid distribution within a vertical light gradient. C</w:t>
          </w:r>
          <w:r w:rsidRPr="00AA6EB7">
            <w:rPr>
              <w:rFonts w:asciiTheme="minorHAnsi" w:hAnsiTheme="minorHAnsi"/>
              <w:sz w:val="22"/>
              <w:szCs w:val="22"/>
            </w:rPr>
            <w:t xml:space="preserve">ombining </w:t>
          </w:r>
          <w:r w:rsidRPr="00AA6EB7">
            <w:rPr>
              <w:rFonts w:asciiTheme="minorHAnsi" w:hAnsiTheme="minorHAnsi"/>
              <w:b/>
              <w:sz w:val="22"/>
              <w:szCs w:val="22"/>
            </w:rPr>
            <w:t>careful field observations and experiments with cutting-edge analyses and molecular techniques</w:t>
          </w:r>
          <w:r w:rsidRPr="00AA6EB7">
            <w:rPr>
              <w:rFonts w:asciiTheme="minorHAnsi" w:hAnsiTheme="minorHAnsi"/>
              <w:sz w:val="22"/>
              <w:szCs w:val="22"/>
            </w:rPr>
            <w:t>, I will be able to decipher:</w:t>
          </w:r>
        </w:p>
        <w:p w14:paraId="10AC0213" w14:textId="62AA3072" w:rsidR="000E2C2C" w:rsidRPr="00AA6EB7" w:rsidRDefault="000E2C2C" w:rsidP="00340163">
          <w:pPr>
            <w:pStyle w:val="Default"/>
            <w:widowControl w:val="0"/>
            <w:numPr>
              <w:ilvl w:val="0"/>
              <w:numId w:val="2"/>
            </w:numPr>
            <w:jc w:val="both"/>
            <w:rPr>
              <w:rFonts w:asciiTheme="minorHAnsi" w:hAnsiTheme="minorHAnsi"/>
              <w:sz w:val="22"/>
              <w:szCs w:val="22"/>
            </w:rPr>
          </w:pPr>
          <w:r w:rsidRPr="00AA6EB7">
            <w:rPr>
              <w:rFonts w:asciiTheme="minorHAnsi" w:hAnsiTheme="minorHAnsi"/>
              <w:sz w:val="22"/>
              <w:szCs w:val="22"/>
            </w:rPr>
            <w:t xml:space="preserve">how mycorrhizal </w:t>
          </w:r>
          <w:r w:rsidR="00DC6A0D" w:rsidRPr="00AA6EB7">
            <w:rPr>
              <w:rFonts w:asciiTheme="minorHAnsi" w:hAnsiTheme="minorHAnsi"/>
              <w:sz w:val="22"/>
              <w:szCs w:val="22"/>
            </w:rPr>
            <w:t xml:space="preserve">fungi are </w:t>
          </w:r>
          <w:r w:rsidRPr="00AA6EB7">
            <w:rPr>
              <w:rFonts w:asciiTheme="minorHAnsi" w:hAnsiTheme="minorHAnsi"/>
              <w:sz w:val="22"/>
              <w:szCs w:val="22"/>
            </w:rPr>
            <w:t>distribu</w:t>
          </w:r>
          <w:r w:rsidR="00DC6A0D" w:rsidRPr="00AA6EB7">
            <w:rPr>
              <w:rFonts w:asciiTheme="minorHAnsi" w:hAnsiTheme="minorHAnsi"/>
              <w:sz w:val="22"/>
              <w:szCs w:val="22"/>
            </w:rPr>
            <w:t>ted over</w:t>
          </w:r>
          <w:r w:rsidRPr="00AA6EB7">
            <w:rPr>
              <w:rFonts w:asciiTheme="minorHAnsi" w:hAnsiTheme="minorHAnsi"/>
              <w:sz w:val="22"/>
              <w:szCs w:val="22"/>
            </w:rPr>
            <w:t xml:space="preserve"> the host tree</w:t>
          </w:r>
          <w:r w:rsidR="00DC6A0D" w:rsidRPr="00AA6EB7">
            <w:rPr>
              <w:rFonts w:asciiTheme="minorHAnsi" w:hAnsiTheme="minorHAnsi"/>
              <w:sz w:val="22"/>
              <w:szCs w:val="22"/>
            </w:rPr>
            <w:t xml:space="preserve"> trunk</w:t>
          </w:r>
          <w:r w:rsidRPr="00AA6EB7">
            <w:rPr>
              <w:rFonts w:asciiTheme="minorHAnsi" w:hAnsiTheme="minorHAnsi"/>
              <w:sz w:val="22"/>
              <w:szCs w:val="22"/>
            </w:rPr>
            <w:t>.</w:t>
          </w:r>
        </w:p>
        <w:p w14:paraId="31D848ED" w14:textId="36117EE0" w:rsidR="000E2C2C" w:rsidRPr="00AA6EB7" w:rsidRDefault="000E2C2C" w:rsidP="00340163">
          <w:pPr>
            <w:pStyle w:val="Default"/>
            <w:widowControl w:val="0"/>
            <w:numPr>
              <w:ilvl w:val="0"/>
              <w:numId w:val="2"/>
            </w:numPr>
            <w:jc w:val="both"/>
            <w:rPr>
              <w:rFonts w:asciiTheme="minorHAnsi" w:hAnsiTheme="minorHAnsi"/>
              <w:sz w:val="22"/>
              <w:szCs w:val="22"/>
            </w:rPr>
          </w:pPr>
          <w:r w:rsidRPr="00AA6EB7">
            <w:rPr>
              <w:rFonts w:asciiTheme="minorHAnsi" w:hAnsiTheme="minorHAnsi"/>
              <w:sz w:val="22"/>
              <w:szCs w:val="22"/>
            </w:rPr>
            <w:t>how the vertical gradient of light within a host-tree affects epiphytic orchid germination.</w:t>
          </w:r>
        </w:p>
        <w:p w14:paraId="51728483" w14:textId="583D1BB5" w:rsidR="000E2C2C" w:rsidRDefault="000E2C2C" w:rsidP="00340163">
          <w:pPr>
            <w:pStyle w:val="Default"/>
            <w:widowControl w:val="0"/>
            <w:numPr>
              <w:ilvl w:val="0"/>
              <w:numId w:val="2"/>
            </w:numPr>
            <w:jc w:val="both"/>
            <w:rPr>
              <w:rFonts w:asciiTheme="minorHAnsi" w:hAnsiTheme="minorHAnsi"/>
              <w:sz w:val="22"/>
              <w:szCs w:val="22"/>
            </w:rPr>
          </w:pPr>
          <w:r w:rsidRPr="00AA6EB7">
            <w:rPr>
              <w:rFonts w:asciiTheme="minorHAnsi" w:hAnsiTheme="minorHAnsi"/>
              <w:sz w:val="22"/>
              <w:szCs w:val="22"/>
            </w:rPr>
            <w:t xml:space="preserve">whether orchid mycorrhizal partners are replaced or retained over an individual's </w:t>
          </w:r>
          <w:r w:rsidRPr="00AA6EB7">
            <w:rPr>
              <w:rFonts w:asciiTheme="minorHAnsi" w:hAnsiTheme="minorHAnsi"/>
              <w:sz w:val="22"/>
              <w:szCs w:val="22"/>
            </w:rPr>
            <w:lastRenderedPageBreak/>
            <w:t>lifetime, and the underlying mechanisms.</w:t>
          </w:r>
        </w:p>
        <w:p w14:paraId="31527C51" w14:textId="4F993F7B" w:rsidR="000E2C2C" w:rsidRPr="00AA6EB7" w:rsidRDefault="000E2C2C" w:rsidP="00AA6EB7">
          <w:pPr>
            <w:pStyle w:val="Default"/>
            <w:widowControl w:val="0"/>
            <w:jc w:val="both"/>
            <w:rPr>
              <w:rFonts w:asciiTheme="minorHAnsi" w:hAnsiTheme="minorHAnsi"/>
              <w:sz w:val="22"/>
              <w:szCs w:val="22"/>
            </w:rPr>
          </w:pPr>
          <w:r w:rsidRPr="00AA6EB7">
            <w:rPr>
              <w:rFonts w:asciiTheme="minorHAnsi" w:hAnsiTheme="minorHAnsi"/>
              <w:b/>
              <w:sz w:val="22"/>
              <w:szCs w:val="22"/>
            </w:rPr>
            <w:t>(3)</w:t>
          </w:r>
          <w:r w:rsidRPr="00AA6EB7">
            <w:rPr>
              <w:rFonts w:asciiTheme="minorHAnsi" w:hAnsiTheme="minorHAnsi"/>
              <w:sz w:val="22"/>
              <w:szCs w:val="22"/>
            </w:rPr>
            <w:t xml:space="preserve"> </w:t>
          </w:r>
          <w:r w:rsidR="00C83664">
            <w:rPr>
              <w:rFonts w:asciiTheme="minorHAnsi" w:hAnsiTheme="minorHAnsi"/>
              <w:sz w:val="22"/>
              <w:szCs w:val="22"/>
            </w:rPr>
            <w:t>provide t</w:t>
          </w:r>
          <w:r w:rsidRPr="00AA6EB7">
            <w:rPr>
              <w:rFonts w:asciiTheme="minorHAnsi" w:hAnsiTheme="minorHAnsi"/>
              <w:sz w:val="22"/>
              <w:szCs w:val="22"/>
            </w:rPr>
            <w:t>he</w:t>
          </w:r>
          <w:r w:rsidRPr="00AA6EB7">
            <w:rPr>
              <w:rFonts w:asciiTheme="minorHAnsi" w:hAnsiTheme="minorHAnsi"/>
              <w:b/>
              <w:sz w:val="22"/>
              <w:szCs w:val="22"/>
            </w:rPr>
            <w:t xml:space="preserve"> first comprehensive </w:t>
          </w:r>
          <w:r w:rsidR="00C83664">
            <w:rPr>
              <w:rFonts w:asciiTheme="minorHAnsi" w:hAnsiTheme="minorHAnsi"/>
              <w:b/>
              <w:sz w:val="22"/>
              <w:szCs w:val="22"/>
            </w:rPr>
            <w:t>overview</w:t>
          </w:r>
          <w:r w:rsidR="00C83664" w:rsidRPr="00AA6EB7">
            <w:rPr>
              <w:rFonts w:asciiTheme="minorHAnsi" w:hAnsiTheme="minorHAnsi"/>
              <w:b/>
              <w:sz w:val="22"/>
              <w:szCs w:val="22"/>
            </w:rPr>
            <w:t xml:space="preserve"> </w:t>
          </w:r>
          <w:r w:rsidRPr="00AA6EB7">
            <w:rPr>
              <w:rFonts w:asciiTheme="minorHAnsi" w:hAnsiTheme="minorHAnsi"/>
              <w:b/>
              <w:sz w:val="22"/>
              <w:szCs w:val="22"/>
            </w:rPr>
            <w:t xml:space="preserve">of </w:t>
          </w:r>
          <w:r w:rsidRPr="00AA6EB7">
            <w:rPr>
              <w:rFonts w:asciiTheme="minorHAnsi" w:eastAsiaTheme="minorHAnsi" w:hAnsiTheme="minorHAnsi" w:cs="Verdana"/>
              <w:b/>
              <w:sz w:val="22"/>
              <w:szCs w:val="22"/>
              <w:lang w:val="en-US"/>
            </w:rPr>
            <w:t>the patterns and potential drivers of tropical epiphytic orchid distribution</w:t>
          </w:r>
          <w:r w:rsidRPr="00AA6EB7">
            <w:rPr>
              <w:rFonts w:asciiTheme="minorHAnsi" w:hAnsiTheme="minorHAnsi"/>
              <w:sz w:val="22"/>
              <w:szCs w:val="22"/>
            </w:rPr>
            <w:t xml:space="preserve">. This research </w:t>
          </w:r>
          <w:r w:rsidRPr="00AA6EB7">
            <w:rPr>
              <w:rFonts w:asciiTheme="minorHAnsi" w:hAnsiTheme="minorHAnsi"/>
              <w:b/>
              <w:sz w:val="22"/>
              <w:szCs w:val="22"/>
            </w:rPr>
            <w:t>will push the state-of-the-art forward</w:t>
          </w:r>
          <w:r w:rsidRPr="00AA6EB7">
            <w:rPr>
              <w:rFonts w:asciiTheme="minorHAnsi" w:hAnsiTheme="minorHAnsi"/>
              <w:sz w:val="22"/>
              <w:szCs w:val="22"/>
            </w:rPr>
            <w:t>, moving from local studies of focal orchid species towards an integrative approach over larger scales, and provid</w:t>
          </w:r>
          <w:r w:rsidR="00C83664">
            <w:rPr>
              <w:rFonts w:asciiTheme="minorHAnsi" w:hAnsiTheme="minorHAnsi"/>
              <w:sz w:val="22"/>
              <w:szCs w:val="22"/>
            </w:rPr>
            <w:t>e</w:t>
          </w:r>
          <w:r w:rsidRPr="00AA6EB7">
            <w:rPr>
              <w:rFonts w:asciiTheme="minorHAnsi" w:hAnsiTheme="minorHAnsi"/>
              <w:sz w:val="22"/>
              <w:szCs w:val="22"/>
            </w:rPr>
            <w:t xml:space="preserve"> novel insights into:</w:t>
          </w:r>
        </w:p>
        <w:p w14:paraId="44780A64" w14:textId="45252AC6" w:rsidR="000E2C2C" w:rsidRPr="00340163" w:rsidRDefault="000E2C2C" w:rsidP="00340163">
          <w:pPr>
            <w:pStyle w:val="Prrafodelista"/>
            <w:widowControl w:val="0"/>
            <w:numPr>
              <w:ilvl w:val="0"/>
              <w:numId w:val="3"/>
            </w:numPr>
            <w:autoSpaceDE w:val="0"/>
            <w:autoSpaceDN w:val="0"/>
            <w:adjustRightInd w:val="0"/>
            <w:spacing w:after="0" w:line="240" w:lineRule="auto"/>
            <w:jc w:val="both"/>
            <w:rPr>
              <w:lang w:val="en-US"/>
            </w:rPr>
          </w:pPr>
          <w:r w:rsidRPr="00340163">
            <w:rPr>
              <w:sz w:val="22"/>
              <w:lang w:val="en-US"/>
            </w:rPr>
            <w:t>how climatic factors influence the interaction network and community structure of epiphytic orchids.</w:t>
          </w:r>
        </w:p>
        <w:p w14:paraId="6F611943" w14:textId="3DE6C6A5" w:rsidR="00636C35" w:rsidRPr="00AA6EB7" w:rsidRDefault="000E2C2C" w:rsidP="00340163">
          <w:pPr>
            <w:pStyle w:val="Prrafodelista"/>
            <w:widowControl w:val="0"/>
            <w:numPr>
              <w:ilvl w:val="0"/>
              <w:numId w:val="3"/>
            </w:numPr>
            <w:spacing w:after="0" w:line="240" w:lineRule="auto"/>
            <w:jc w:val="both"/>
            <w:rPr>
              <w:rFonts w:asciiTheme="minorHAnsi" w:hAnsiTheme="minorHAnsi"/>
              <w:sz w:val="22"/>
            </w:rPr>
          </w:pPr>
          <w:r w:rsidRPr="00AA6EB7">
            <w:rPr>
              <w:rFonts w:asciiTheme="minorHAnsi" w:hAnsiTheme="minorHAnsi"/>
              <w:sz w:val="22"/>
            </w:rPr>
            <w:t>how orchid partner breadth and partner availability influence the large-scale distribution of epiphytic orchids.</w:t>
          </w:r>
        </w:p>
        <w:p w14:paraId="246F2EB2" w14:textId="77777777" w:rsidR="00636C35" w:rsidRPr="00AA6EB7" w:rsidRDefault="00636C35" w:rsidP="00AA6EB7">
          <w:pPr>
            <w:pStyle w:val="Prrafodelista"/>
            <w:widowControl w:val="0"/>
            <w:spacing w:after="0" w:line="240" w:lineRule="auto"/>
            <w:ind w:left="0"/>
            <w:jc w:val="both"/>
            <w:rPr>
              <w:rFonts w:asciiTheme="minorHAnsi" w:hAnsiTheme="minorHAnsi"/>
              <w:sz w:val="22"/>
            </w:rPr>
          </w:pPr>
        </w:p>
        <w:p w14:paraId="3B29463A" w14:textId="109767AA" w:rsidR="00636C35" w:rsidRPr="00340163" w:rsidRDefault="00C83664" w:rsidP="00AA6EB7">
          <w:pPr>
            <w:spacing w:after="0" w:line="240" w:lineRule="auto"/>
            <w:jc w:val="both"/>
            <w:rPr>
              <w:lang w:val="en-US"/>
            </w:rPr>
          </w:pPr>
          <w:r>
            <w:rPr>
              <w:lang w:val="en-US"/>
            </w:rPr>
            <w:t xml:space="preserve">To test the proposed research hypotheses, </w:t>
          </w:r>
          <w:r w:rsidR="00636C35" w:rsidRPr="00340163">
            <w:rPr>
              <w:lang w:val="en-US"/>
            </w:rPr>
            <w:t xml:space="preserve">I will build and analyse tripartite interaction networks to infer changes in the orchid-mycorrhiza-host tree interactions over a geographical gradient of temperature and moisture. I expect to find a continuum of orchid-partner interactions, from strict generalists to strict specialists. Forests with more stressful abiotic conditions (e.g., warm and dry) will harbour orchid species that depend more strongly on their partners, while moist forests will host a wider variety of strategies. </w:t>
          </w:r>
          <w:r w:rsidR="00E92A66" w:rsidRPr="004D27C9">
            <w:rPr>
              <w:lang w:val="en-US"/>
            </w:rPr>
            <w:t xml:space="preserve">Solid evidence of how light gradients affect fungi availability and mycorrhizal symbioses in epiphytic orchids is still lacking. </w:t>
          </w:r>
          <w:r w:rsidR="00636C35" w:rsidRPr="00340163">
            <w:rPr>
              <w:lang w:val="en-US"/>
            </w:rPr>
            <w:t>This project will address for the first time the effect of two partners on the distribution of epiphytic orchids in megadiverse communities across geographical and local ecological gradients.</w:t>
          </w:r>
        </w:p>
        <w:p w14:paraId="777D048C" w14:textId="507AB74B" w:rsidR="000D3440" w:rsidRPr="006E3E65" w:rsidRDefault="00AA6EB7" w:rsidP="00AA6EB7">
          <w:pPr>
            <w:spacing w:after="0" w:line="240" w:lineRule="auto"/>
            <w:jc w:val="both"/>
            <w:rPr>
              <w:lang w:val="en-US"/>
            </w:rPr>
          </w:pPr>
          <w:r w:rsidRPr="00340163">
            <w:rPr>
              <w:lang w:val="en-US"/>
            </w:rPr>
            <w:tab/>
          </w:r>
          <w:r w:rsidR="00636C35" w:rsidRPr="00340163">
            <w:rPr>
              <w:lang w:val="en-US"/>
            </w:rPr>
            <w:t>Our knowledge on how seedling and adult niche requirements ultimately affect epiphytic orchid distribution is only fragmentary</w:t>
          </w:r>
          <w:r w:rsidR="00E92A66">
            <w:rPr>
              <w:lang w:val="en-US"/>
            </w:rPr>
            <w:t xml:space="preserve"> since </w:t>
          </w:r>
          <w:r w:rsidR="00E92A66" w:rsidRPr="004D27C9">
            <w:rPr>
              <w:lang w:val="en-US"/>
            </w:rPr>
            <w:t>the few studies available deal mainly with adult plants, but neglect germination or transitions between ontogenetic stages. Such knowledge</w:t>
          </w:r>
          <w:r w:rsidR="00E92A66">
            <w:rPr>
              <w:lang w:val="en-US"/>
            </w:rPr>
            <w:t>, however,</w:t>
          </w:r>
          <w:r w:rsidR="00E92A66" w:rsidRPr="004D27C9">
            <w:rPr>
              <w:lang w:val="en-US"/>
            </w:rPr>
            <w:t xml:space="preserve"> is key to design effective, evidence-based orchid conservation actions.</w:t>
          </w:r>
          <w:r w:rsidR="00E92A66">
            <w:rPr>
              <w:lang w:val="en-US"/>
            </w:rPr>
            <w:t xml:space="preserve"> </w:t>
          </w:r>
          <w:r w:rsidR="00636C35" w:rsidRPr="00BB03C8">
            <w:rPr>
              <w:lang w:val="en-US"/>
            </w:rPr>
            <w:t xml:space="preserve">In </w:t>
          </w:r>
          <w:r w:rsidR="00636C35" w:rsidRPr="006E3E65">
            <w:rPr>
              <w:lang w:val="en-US"/>
            </w:rPr>
            <w:t xml:space="preserve">addition, the technology for massive DNA sequencing of microscopic fungi has been developed only in the last 15-10 years, which now allows to quantify the molecular diversity of fungal partners with an unprecedented resolution. A major current need in the field is an integrated approach that addresses (i) how host trees and mycorrhizal fungi limit epiphytic orchid distribution across geographical ecological gradients, </w:t>
          </w:r>
          <w:r w:rsidR="006E3E65">
            <w:rPr>
              <w:lang w:val="en-US"/>
            </w:rPr>
            <w:t xml:space="preserve">and </w:t>
          </w:r>
          <w:r w:rsidR="00636C35" w:rsidRPr="006E3E65">
            <w:rPr>
              <w:lang w:val="en-US"/>
            </w:rPr>
            <w:t>(ii) how the regeneration niche as defined by mycorrhizal fungi and the abiotic environment, and the transition to the adult stage determine individual establishment in epiphytic orchid populations.</w:t>
          </w:r>
        </w:p>
      </w:sdtContent>
    </w:sdt>
    <w:p w14:paraId="35142F98" w14:textId="2873A491" w:rsidR="00D33F8F" w:rsidRPr="00AA6EB7" w:rsidRDefault="00D33F8F" w:rsidP="00AA6EB7">
      <w:pPr>
        <w:spacing w:after="0" w:line="240" w:lineRule="auto"/>
        <w:rPr>
          <w:rFonts w:eastAsia="Times New Roman" w:cs="Times New Roman"/>
          <w:lang w:val="en-US" w:eastAsia="nl-BE"/>
        </w:rPr>
      </w:pPr>
    </w:p>
    <w:p w14:paraId="581F0F1C" w14:textId="77777777" w:rsidR="008B6F22" w:rsidRPr="00AA6EB7" w:rsidRDefault="009E1611" w:rsidP="00AA6EB7">
      <w:pPr>
        <w:pStyle w:val="Ttulo1"/>
        <w:spacing w:line="240" w:lineRule="auto"/>
        <w:rPr>
          <w:rFonts w:eastAsia="Times New Roman"/>
          <w:szCs w:val="22"/>
          <w:lang w:val="en-US" w:eastAsia="nl-BE"/>
        </w:rPr>
      </w:pPr>
      <w:r w:rsidRPr="00AA6EB7">
        <w:rPr>
          <w:rFonts w:eastAsia="Times New Roman"/>
          <w:szCs w:val="22"/>
          <w:lang w:val="en-US" w:eastAsia="nl-BE"/>
        </w:rPr>
        <w:t>Research methodology and work plan</w:t>
      </w:r>
    </w:p>
    <w:p w14:paraId="35142F9C" w14:textId="77777777" w:rsidR="006178B5" w:rsidRPr="00AA6EB7" w:rsidRDefault="006178B5" w:rsidP="00AA6EB7">
      <w:pPr>
        <w:spacing w:after="0" w:line="240" w:lineRule="auto"/>
        <w:jc w:val="both"/>
        <w:rPr>
          <w:rFonts w:eastAsia="Times New Roman" w:cs="Calibri"/>
          <w:bCs/>
          <w:i/>
          <w:color w:val="00B0F0"/>
          <w:lang w:val="en-GB" w:eastAsia="nl-BE"/>
        </w:rPr>
      </w:pPr>
    </w:p>
    <w:sdt>
      <w:sdtPr>
        <w:id w:val="-2102408159"/>
        <w:placeholder>
          <w:docPart w:val="BF54DFE9335F4BBDAEA6E735AFDF4A32"/>
        </w:placeholder>
      </w:sdtPr>
      <w:sdtEndPr/>
      <w:sdtContent>
        <w:p w14:paraId="0199CF1F" w14:textId="689342AE" w:rsidR="00E161D4" w:rsidRPr="00A97207" w:rsidRDefault="00B47A76" w:rsidP="00AA6EB7">
          <w:pPr>
            <w:widowControl w:val="0"/>
            <w:autoSpaceDE w:val="0"/>
            <w:autoSpaceDN w:val="0"/>
            <w:adjustRightInd w:val="0"/>
            <w:spacing w:after="0" w:line="240" w:lineRule="auto"/>
            <w:jc w:val="both"/>
            <w:rPr>
              <w:lang w:val="en-US"/>
            </w:rPr>
          </w:pPr>
          <w:r w:rsidRPr="00A97207">
            <w:rPr>
              <w:lang w:val="en-US"/>
            </w:rPr>
            <w:t xml:space="preserve">The work will be structured in three work packages (WP). </w:t>
          </w:r>
          <w:r w:rsidR="00E161D4" w:rsidRPr="00A97207">
            <w:rPr>
              <w:lang w:val="en-US"/>
            </w:rPr>
            <w:t>In WP</w:t>
          </w:r>
          <w:r w:rsidRPr="00A97207">
            <w:rPr>
              <w:lang w:val="en-US"/>
            </w:rPr>
            <w:t xml:space="preserve"> </w:t>
          </w:r>
          <w:r w:rsidR="00E161D4" w:rsidRPr="00A97207">
            <w:rPr>
              <w:lang w:val="en-US"/>
            </w:rPr>
            <w:t xml:space="preserve">1, I will </w:t>
          </w:r>
          <w:r w:rsidR="00C42FDD" w:rsidRPr="00A97207">
            <w:rPr>
              <w:lang w:val="en-US"/>
            </w:rPr>
            <w:t>study how the tripartite interaction between orchid, host tree, and mycorrhizal fungi</w:t>
          </w:r>
          <w:r w:rsidR="00E161D4" w:rsidRPr="00A97207">
            <w:rPr>
              <w:lang w:val="en-US"/>
            </w:rPr>
            <w:t xml:space="preserve"> </w:t>
          </w:r>
          <w:r w:rsidR="00C42FDD" w:rsidRPr="00A97207">
            <w:rPr>
              <w:lang w:val="en-US"/>
            </w:rPr>
            <w:t xml:space="preserve">varies across </w:t>
          </w:r>
          <w:r w:rsidR="00E161D4" w:rsidRPr="00A97207">
            <w:rPr>
              <w:lang w:val="en-US"/>
            </w:rPr>
            <w:t xml:space="preserve">a geographical </w:t>
          </w:r>
          <w:r w:rsidR="00C42FDD" w:rsidRPr="00A97207">
            <w:rPr>
              <w:lang w:val="en-US"/>
            </w:rPr>
            <w:t>gradient of temperature and humidity (H1)</w:t>
          </w:r>
          <w:r w:rsidR="00E92A66">
            <w:rPr>
              <w:lang w:val="en-US"/>
            </w:rPr>
            <w:t>. Therefore</w:t>
          </w:r>
          <w:r w:rsidR="00C42FDD" w:rsidRPr="00A97207">
            <w:rPr>
              <w:lang w:val="en-US"/>
            </w:rPr>
            <w:t>,</w:t>
          </w:r>
          <w:r w:rsidR="00E161D4" w:rsidRPr="00A97207">
            <w:rPr>
              <w:lang w:val="en-US"/>
            </w:rPr>
            <w:t xml:space="preserve"> </w:t>
          </w:r>
          <w:r w:rsidR="00E92A66">
            <w:rPr>
              <w:lang w:val="en-US"/>
            </w:rPr>
            <w:t>I will sample in different</w:t>
          </w:r>
          <w:r w:rsidR="00E161D4" w:rsidRPr="00A97207">
            <w:rPr>
              <w:lang w:val="en-US"/>
            </w:rPr>
            <w:t xml:space="preserve"> forest types</w:t>
          </w:r>
          <w:r w:rsidR="00DD46C1" w:rsidRPr="00A97207">
            <w:rPr>
              <w:lang w:val="en-US"/>
            </w:rPr>
            <w:t xml:space="preserve"> </w:t>
          </w:r>
          <w:r w:rsidR="00E92A66">
            <w:rPr>
              <w:lang w:val="en-US"/>
            </w:rPr>
            <w:t xml:space="preserve">across the </w:t>
          </w:r>
          <w:r w:rsidR="00A97207">
            <w:rPr>
              <w:lang w:val="en-US"/>
            </w:rPr>
            <w:t>Colombian Andes</w:t>
          </w:r>
          <w:r w:rsidR="00E92A66">
            <w:rPr>
              <w:lang w:val="en-US"/>
            </w:rPr>
            <w:t xml:space="preserve"> </w:t>
          </w:r>
          <w:r w:rsidR="00DD46C1" w:rsidRPr="00A97207">
            <w:rPr>
              <w:lang w:val="en-US"/>
            </w:rPr>
            <w:t xml:space="preserve">(Fig. </w:t>
          </w:r>
          <w:ins w:id="39" w:author="agustina ventre" w:date="2018-11-29T12:40:00Z">
            <w:r w:rsidR="00A97207">
              <w:rPr>
                <w:lang w:val="en-US"/>
              </w:rPr>
              <w:t>2</w:t>
            </w:r>
          </w:ins>
          <w:del w:id="40" w:author="agustina ventre" w:date="2018-11-29T12:40:00Z">
            <w:r w:rsidR="00CB0770" w:rsidRPr="00A97207" w:rsidDel="00A97207">
              <w:rPr>
                <w:lang w:val="en-US"/>
              </w:rPr>
              <w:delText>1</w:delText>
            </w:r>
          </w:del>
          <w:r w:rsidR="00DD46C1" w:rsidRPr="00A97207">
            <w:rPr>
              <w:lang w:val="en-US"/>
            </w:rPr>
            <w:t>)</w:t>
          </w:r>
          <w:r w:rsidR="00C42FDD" w:rsidRPr="00A97207">
            <w:rPr>
              <w:lang w:val="en-US"/>
            </w:rPr>
            <w:t>. In WP 2, I will investigate the distribution of free-living mycorrhizal fungi over a local gradient of light (H2) represented by three trunk heights. Field sampling for this WP will be conducted in dry-humid transition forest</w:t>
          </w:r>
          <w:r w:rsidR="00DD46C1" w:rsidRPr="00A97207">
            <w:rPr>
              <w:lang w:val="en-US"/>
            </w:rPr>
            <w:t>s</w:t>
          </w:r>
          <w:r w:rsidR="00C42FDD" w:rsidRPr="00A97207">
            <w:rPr>
              <w:lang w:val="en-US"/>
            </w:rPr>
            <w:t>. In WP 3, I will assess whether mycorrhizal fungi communities change between the seedling and the adult stages of epiphytic orchids (H3) and infer potential underlying ecological mechanisms (H4). To this end, I will perform seed germination experiments in dry-humid transition forest plots</w:t>
          </w:r>
          <w:r w:rsidR="00E161D4" w:rsidRPr="00A97207">
            <w:rPr>
              <w:lang w:val="en-US"/>
            </w:rPr>
            <w:t>.</w:t>
          </w:r>
          <w:r w:rsidR="00DD46C1" w:rsidRPr="00A97207">
            <w:rPr>
              <w:lang w:val="en-US"/>
            </w:rPr>
            <w:t xml:space="preserve"> </w:t>
          </w:r>
          <w:r w:rsidR="00E161D4" w:rsidRPr="00A97207">
            <w:rPr>
              <w:lang w:val="en-US"/>
            </w:rPr>
            <w:t>[</w:t>
          </w:r>
          <w:commentRangeStart w:id="41"/>
          <w:r w:rsidR="00E161D4" w:rsidRPr="00A97207">
            <w:rPr>
              <w:lang w:val="en-US"/>
            </w:rPr>
            <w:t>State the cohesion of the work packages in a phrase.]</w:t>
          </w:r>
          <w:commentRangeEnd w:id="41"/>
          <w:r w:rsidR="00A97207">
            <w:rPr>
              <w:rStyle w:val="Refdecomentario"/>
            </w:rPr>
            <w:commentReference w:id="41"/>
          </w:r>
          <w:r w:rsidR="00D51486" w:rsidRPr="00A97207">
            <w:rPr>
              <w:lang w:val="en-US"/>
            </w:rPr>
            <w:t xml:space="preserve"> </w:t>
          </w:r>
        </w:p>
        <w:p w14:paraId="66EEA52B" w14:textId="77777777" w:rsidR="00DF51C6" w:rsidRPr="00A97207" w:rsidRDefault="00DF51C6" w:rsidP="00AA6EB7">
          <w:pPr>
            <w:widowControl w:val="0"/>
            <w:autoSpaceDE w:val="0"/>
            <w:autoSpaceDN w:val="0"/>
            <w:adjustRightInd w:val="0"/>
            <w:spacing w:after="0" w:line="240" w:lineRule="auto"/>
            <w:jc w:val="both"/>
            <w:rPr>
              <w:lang w:val="en-US"/>
            </w:rPr>
          </w:pPr>
        </w:p>
        <w:p w14:paraId="507953DC" w14:textId="77777777" w:rsidR="00DF51C6" w:rsidRPr="00A97207" w:rsidRDefault="00DF51C6" w:rsidP="00AA6EB7">
          <w:pPr>
            <w:widowControl w:val="0"/>
            <w:spacing w:after="0" w:line="240" w:lineRule="auto"/>
            <w:jc w:val="both"/>
            <w:rPr>
              <w:b/>
              <w:spacing w:val="-2"/>
              <w:lang w:val="en-US"/>
            </w:rPr>
          </w:pPr>
          <w:r w:rsidRPr="00A97207">
            <w:rPr>
              <w:b/>
              <w:lang w:val="en-US"/>
            </w:rPr>
            <w:t xml:space="preserve">WP1 </w:t>
          </w:r>
          <w:r w:rsidRPr="00A97207">
            <w:rPr>
              <w:b/>
              <w:spacing w:val="-2"/>
              <w:lang w:val="en-US"/>
            </w:rPr>
            <w:t>Assessing the influence of partner availability on epiphytic orchid distribution.</w:t>
          </w:r>
        </w:p>
        <w:p w14:paraId="5992EF52" w14:textId="77777777" w:rsidR="00DF51C6" w:rsidRPr="00A97207" w:rsidRDefault="00DF51C6" w:rsidP="00AA6EB7">
          <w:pPr>
            <w:widowControl w:val="0"/>
            <w:spacing w:after="0" w:line="240" w:lineRule="auto"/>
            <w:jc w:val="both"/>
            <w:rPr>
              <w:lang w:val="en-US"/>
            </w:rPr>
          </w:pPr>
        </w:p>
        <w:p w14:paraId="74F3F2CE" w14:textId="5E75733A" w:rsidR="00DF51C6" w:rsidRPr="00A97207" w:rsidRDefault="00DF51C6" w:rsidP="00AA6EB7">
          <w:pPr>
            <w:spacing w:after="0" w:line="240" w:lineRule="auto"/>
            <w:jc w:val="both"/>
            <w:rPr>
              <w:lang w:val="en-US"/>
            </w:rPr>
          </w:pPr>
          <w:r w:rsidRPr="00A97207">
            <w:rPr>
              <w:lang w:val="en-US"/>
            </w:rPr>
            <w:t xml:space="preserve">It is reasonable to assume that </w:t>
          </w:r>
          <w:r w:rsidR="00E92A66">
            <w:rPr>
              <w:lang w:val="en-US"/>
            </w:rPr>
            <w:t xml:space="preserve">the frequency of seed </w:t>
          </w:r>
          <w:r w:rsidRPr="00A97207">
            <w:rPr>
              <w:lang w:val="en-US"/>
            </w:rPr>
            <w:t xml:space="preserve">germination will be higher in </w:t>
          </w:r>
          <w:r w:rsidR="00E92A66">
            <w:rPr>
              <w:lang w:val="en-US"/>
            </w:rPr>
            <w:t xml:space="preserve">orchid </w:t>
          </w:r>
          <w:r w:rsidRPr="00A97207">
            <w:rPr>
              <w:lang w:val="en-US"/>
            </w:rPr>
            <w:t xml:space="preserve">species that associate selectively with common instead of rare fungal partners, </w:t>
          </w:r>
          <w:r w:rsidR="00E92A66">
            <w:rPr>
              <w:lang w:val="en-US"/>
            </w:rPr>
            <w:t xml:space="preserve">implying </w:t>
          </w:r>
          <w:r w:rsidRPr="00A97207">
            <w:rPr>
              <w:lang w:val="en-US"/>
            </w:rPr>
            <w:t xml:space="preserve">that </w:t>
          </w:r>
          <w:r w:rsidRPr="00A97207">
            <w:rPr>
              <w:b/>
              <w:lang w:val="en-US"/>
            </w:rPr>
            <w:t xml:space="preserve">partner availability in the substrate </w:t>
          </w:r>
          <w:r w:rsidRPr="00A97207">
            <w:rPr>
              <w:lang w:val="en-US"/>
            </w:rPr>
            <w:t xml:space="preserve">is probably an important determinant of orchid occurrence. Yet, orchid </w:t>
          </w:r>
          <w:r w:rsidRPr="00A97207">
            <w:rPr>
              <w:lang w:val="en-US"/>
            </w:rPr>
            <w:lastRenderedPageBreak/>
            <w:t>species differ in their degree of specialization in the interaction (</w:t>
          </w:r>
          <w:r w:rsidRPr="00A97207">
            <w:rPr>
              <w:b/>
              <w:lang w:val="en-US"/>
            </w:rPr>
            <w:t>partner breadth</w:t>
          </w:r>
          <w:r w:rsidRPr="00A97207">
            <w:rPr>
              <w:lang w:val="en-US"/>
            </w:rPr>
            <w:t>), meaning that they can associate selectively with a few fungal partners (</w:t>
          </w:r>
          <w:r w:rsidRPr="00A97207">
            <w:rPr>
              <w:i/>
              <w:lang w:val="en-US"/>
            </w:rPr>
            <w:t>specialist species</w:t>
          </w:r>
          <w:r w:rsidRPr="00A97207">
            <w:rPr>
              <w:lang w:val="en-US"/>
            </w:rPr>
            <w:t>), or indistinctively with many of them (</w:t>
          </w:r>
          <w:r w:rsidRPr="00A97207">
            <w:rPr>
              <w:i/>
              <w:lang w:val="en-US"/>
            </w:rPr>
            <w:t>generalist species</w:t>
          </w:r>
          <w:r w:rsidRPr="00A97207">
            <w:rPr>
              <w:lang w:val="en-US"/>
            </w:rPr>
            <w:t>). Theory predicts that natural selection favors highly specialized interactions as a way to avoid cheaters. This view has been recently challenged on the basis that generalist interactions can be advantageous under environmental heterogeneity, where species should not be very choosy in order to associate with the partners at hand</w:t>
          </w:r>
          <w:r w:rsidR="00A53099">
            <w:rPr>
              <w:vertAlign w:val="superscript"/>
              <w:lang w:val="en-US"/>
            </w:rPr>
            <w:t xml:space="preserve"> </w:t>
          </w:r>
          <w:r w:rsidR="00A53099">
            <w:rPr>
              <w:vertAlign w:val="superscript"/>
              <w:lang w:val="en-US"/>
            </w:rPr>
            <w:fldChar w:fldCharType="begin" w:fldLock="1"/>
          </w:r>
          <w:r w:rsidR="00A41180">
            <w:rPr>
              <w:vertAlign w:val="superscript"/>
              <w:lang w:val="en-US"/>
            </w:rPr>
            <w:instrText>ADDIN CSL_CITATION {"citationItems":[{"id":"ITEM-1","itemData":{"DOI":"10.1086/673757","ISSN":"0033-5770","abstract":"AbstractHow cooperation originates and persists in diverse species, from bacteria to multicellular organisms to human societies, is a major question in evolutionary biology. A large literature asks: what prevents selection for cheating within cooperative lineages? In mutualisms, or cooperative interactions between species, feedback between partners often aligns their fitness interests, such that cooperative symbionts receive more benefits from their hosts than uncooperative symbionts. But how do these feedbacks evolve? Cheaters might invade symbiont populations and select for hosts that preferentially reward or associate with cooperators (often termed sanctions or partner choice); hosts might adapt to variation in symbiont quality that does not amount to cheating (e.g., environmental variation); or conditional host responses might exist before cheaters do, making mutualisms stable from the outset. I review evidence from yucca-yucca moth, fig-fig wasp, and legume-rhizobium mutualisms, which are commonly cited as mutualisms stabilized by sanctions. Based on the empirical evidence, it is doubtful that cheaters select for host sanctions in these systems; cheaters are too uncommon. Recognizing that sanctions likely evolved for functions other than retaliation against cheaters offers many insights about mutualism coevolution, and about why mutualism evolves in only some lineages of potential hosts.","author":[{"dropping-particle":"","family":"Frederickson","given":"Megan E","non-dropping-particle":"","parse-names":false,"suffix":""}],"container-title":"The Quarterly Review of Biology","id":"ITEM-1","issue":"4","issued":{"date-parts":[["2013","12","1"]]},"note":"doi: 10.1086/673757","page":"269-295","publisher":"The University of Chicago Press","title":"Rethinking Mutualism Stability: Cheaters and the Evolution of Sanctions","type":"article-journal","volume":"88"},"uris":["http://www.mendeley.com/documents/?uuid=e3e339cc-0444-45c9-aa16-3cfc9c090ae7"]},{"id":"ITEM-2","itemData":{"DOI":"10.1002/ecy.2188","ISSN":"00129658","abstract":"For a mutualism to remain evolutionarily stable, theory predicts that mutualists should limit their associations to high-quality partners. However, most mutualists either simultaneously or sequentially associate with multiple partners that confer the same type of reward. By viewing mutualisms through the lens of niche breadth evolution, we outline how the environment shapes partner availability and relative quality, and ultimately a focal mutualist's partner breadth. We argue that mutualists that associate with multiple partners may have a selective advantage compared to specialists for many reasons, including sampling, complementarity, and portfolio effects, as well as the possibility that broad partner breadth increases breadth along other niche axes. Furthermore, selection for narrow partner breadth is unlikely to be strong when the environment erodes variation in partner quality, reduces the costs of interacting with low-quality partners, spatially structures partner communities, or decreases the strength of mutualism. Thus, we should not be surprised that most mutualists have broad partner breadth, even if it allows for ineffective partners to persist. This article is protected by copyright. All rights reserved.","author":[{"dropping-particle":"","family":"Batstone","given":"Rebecca T.","non-dropping-particle":"","parse-names":false,"suffix":""},{"dropping-particle":"","family":"Carscadden","given":"Kelly A.","non-dropping-particle":"","parse-names":false,"suffix":""},{"dropping-particle":"","family":"Afkhami","given":"Michelle E.","non-dropping-particle":"","parse-names":false,"suffix":""},{"dropping-particle":"","family":"Frederickson","given":"Megan E.","non-dropping-particle":"","parse-names":false,"suffix":""}],"container-title":"Ecology","id":"ITEM-2","issue":"5","issued":{"date-parts":[["2018"]]},"page":"1039-1050","title":"Using niche breadth theory to explain generalization in mutualisms","type":"article-journal","volume":"99"},"uris":["http://www.mendeley.com/documents/?uuid=98cf5ccc-ad34-41fb-b38b-04847b454cdb"]}],"mendeley":{"formattedCitation":"(Frederickson, 2013; Batstone &lt;i&gt;et al.&lt;/i&gt;, 2018)","plainTextFormattedCitation":"(Frederickson, 2013; Batstone et al., 2018)","previouslyFormattedCitation":"(Frederickson, 2013; Batstone &lt;i&gt;et al.&lt;/i&gt;, 2018)"},"properties":{"noteIndex":0},"schema":"https://github.com/citation-style-language/schema/raw/master/csl-citation.json"}</w:instrText>
          </w:r>
          <w:r w:rsidR="00A53099">
            <w:rPr>
              <w:vertAlign w:val="superscript"/>
              <w:lang w:val="en-US"/>
            </w:rPr>
            <w:fldChar w:fldCharType="separate"/>
          </w:r>
          <w:r w:rsidR="00A53099" w:rsidRPr="00A53099">
            <w:rPr>
              <w:noProof/>
              <w:lang w:val="en-US"/>
            </w:rPr>
            <w:t xml:space="preserve">(Frederickson, 2013; Batstone </w:t>
          </w:r>
          <w:r w:rsidR="00A53099" w:rsidRPr="00A53099">
            <w:rPr>
              <w:i/>
              <w:noProof/>
              <w:lang w:val="en-US"/>
            </w:rPr>
            <w:t>et al.</w:t>
          </w:r>
          <w:r w:rsidR="00A53099" w:rsidRPr="00A53099">
            <w:rPr>
              <w:noProof/>
              <w:lang w:val="en-US"/>
            </w:rPr>
            <w:t>, 2018)</w:t>
          </w:r>
          <w:r w:rsidR="00A53099">
            <w:rPr>
              <w:vertAlign w:val="superscript"/>
              <w:lang w:val="en-US"/>
            </w:rPr>
            <w:fldChar w:fldCharType="end"/>
          </w:r>
          <w:r w:rsidRPr="00A97207">
            <w:rPr>
              <w:lang w:val="en-US"/>
            </w:rPr>
            <w:t>. In this way, generalist species can broaden their distribution by shifting partners (</w:t>
          </w:r>
          <w:r w:rsidRPr="00A97207">
            <w:rPr>
              <w:b/>
              <w:lang w:val="en-US"/>
            </w:rPr>
            <w:t>partner turnover</w:t>
          </w:r>
          <w:r w:rsidRPr="00A97207">
            <w:rPr>
              <w:lang w:val="en-US"/>
            </w:rPr>
            <w:t>) when the preferred partner is not locally available. Species exhibiting such ability have more chances of germinating in a variety of microsites t</w:t>
          </w:r>
          <w:r w:rsidR="00A53099">
            <w:rPr>
              <w:lang w:val="en-US"/>
            </w:rPr>
            <w:t>han highly-specialized species.</w:t>
          </w:r>
        </w:p>
        <w:p w14:paraId="1775C4A9" w14:textId="275033A3" w:rsidR="00DD46C1" w:rsidRDefault="00AA6EB7" w:rsidP="00AA6EB7">
          <w:pPr>
            <w:spacing w:after="0" w:line="240" w:lineRule="auto"/>
            <w:jc w:val="both"/>
          </w:pPr>
          <w:r w:rsidRPr="00A97207">
            <w:rPr>
              <w:lang w:val="en-US"/>
            </w:rPr>
            <w:tab/>
          </w:r>
          <w:r w:rsidR="00DD46C1" w:rsidRPr="00A97207">
            <w:rPr>
              <w:lang w:val="en-US"/>
            </w:rPr>
            <w:t>The study will be conducted in natural, mostly undisturbed tropical forest ecosystems. I will sample communities of epiphytic orchids in three forest types along a humidity-altitude gradient in the western mountain rang</w:t>
          </w:r>
          <w:r w:rsidR="00CB0770" w:rsidRPr="00A97207">
            <w:rPr>
              <w:lang w:val="en-US"/>
            </w:rPr>
            <w:t xml:space="preserve">e of the Colombian Andes (Fig. </w:t>
          </w:r>
          <w:ins w:id="42" w:author="agustina ventre" w:date="2018-11-29T12:42:00Z">
            <w:r w:rsidR="00F467A0">
              <w:rPr>
                <w:lang w:val="en-US"/>
              </w:rPr>
              <w:t>2</w:t>
            </w:r>
          </w:ins>
          <w:del w:id="43" w:author="agustina ventre" w:date="2018-11-29T12:42:00Z">
            <w:r w:rsidR="00CB0770" w:rsidRPr="00A97207" w:rsidDel="00F467A0">
              <w:rPr>
                <w:lang w:val="en-US"/>
              </w:rPr>
              <w:delText>1</w:delText>
            </w:r>
          </w:del>
          <w:r w:rsidR="00DD46C1" w:rsidRPr="00A97207">
            <w:rPr>
              <w:lang w:val="en-US"/>
            </w:rPr>
            <w:t>a). The forest types encompass dry forests in the Cauca River Valley, dry-humid transition forests (DHTF) in the valley slope, and cloud forests in the Pacific slope. In each forest type I will choose two plots 5 km apart and 10 host trees per plot. I will sample plants growing at a height of 10 m on tree trunks using the single-rope climbing method</w:t>
          </w:r>
          <w:r w:rsidR="00CB0770" w:rsidRPr="00A97207">
            <w:rPr>
              <w:lang w:val="en-US"/>
            </w:rPr>
            <w:t xml:space="preserve"> (Fig. </w:t>
          </w:r>
          <w:ins w:id="44" w:author="agustina ventre" w:date="2018-11-29T12:42:00Z">
            <w:r w:rsidR="00F467A0">
              <w:rPr>
                <w:lang w:val="en-US"/>
              </w:rPr>
              <w:t>2</w:t>
            </w:r>
          </w:ins>
          <w:del w:id="45" w:author="agustina ventre" w:date="2018-11-29T12:42:00Z">
            <w:r w:rsidR="00CB0770" w:rsidRPr="00A97207" w:rsidDel="00F467A0">
              <w:rPr>
                <w:lang w:val="en-US"/>
              </w:rPr>
              <w:delText>1</w:delText>
            </w:r>
          </w:del>
          <w:r w:rsidR="00CB0770" w:rsidRPr="00A97207">
            <w:rPr>
              <w:lang w:val="en-US"/>
            </w:rPr>
            <w:t>b)</w:t>
          </w:r>
          <w:r w:rsidR="00DD46C1" w:rsidRPr="00A97207">
            <w:rPr>
              <w:lang w:val="en-US"/>
            </w:rPr>
            <w:t xml:space="preserve">, collecting three 2-cm root fragments in up to five individuals per orchid species of all the species found. </w:t>
          </w:r>
          <w:r w:rsidR="00DD46C1" w:rsidRPr="00AA6EB7">
            <w:t>Sampling will not destroy the plants.</w:t>
          </w:r>
        </w:p>
        <w:p w14:paraId="7158AD7D" w14:textId="77777777" w:rsidR="00144F7B" w:rsidRPr="00AA6EB7" w:rsidRDefault="00144F7B" w:rsidP="00AA6EB7">
          <w:pPr>
            <w:spacing w:after="0" w:line="240" w:lineRule="auto"/>
            <w:jc w:val="both"/>
          </w:pPr>
        </w:p>
        <w:p w14:paraId="1C0635DA" w14:textId="77777777" w:rsidR="00DD46C1" w:rsidRPr="00AA6EB7" w:rsidRDefault="00DD46C1" w:rsidP="00AA6EB7">
          <w:pPr>
            <w:widowControl w:val="0"/>
            <w:autoSpaceDE w:val="0"/>
            <w:autoSpaceDN w:val="0"/>
            <w:adjustRightInd w:val="0"/>
            <w:spacing w:after="0" w:line="240" w:lineRule="auto"/>
            <w:jc w:val="center"/>
            <w:rPr>
              <w:b/>
            </w:rPr>
          </w:pPr>
          <w:r w:rsidRPr="00AA6EB7">
            <w:rPr>
              <w:b/>
              <w:noProof/>
              <w:lang w:val="en-GB" w:eastAsia="en-GB"/>
            </w:rPr>
            <w:drawing>
              <wp:inline distT="0" distB="0" distL="0" distR="0" wp14:anchorId="5B22B24A" wp14:editId="5D1E9C5E">
                <wp:extent cx="4476750" cy="17043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5">
                          <a:extLst>
                            <a:ext uri="{28A0092B-C50C-407E-A947-70E740481C1C}">
                              <a14:useLocalDpi xmlns:a14="http://schemas.microsoft.com/office/drawing/2010/main" val="0"/>
                            </a:ext>
                          </a:extLst>
                        </a:blip>
                        <a:srcRect t="15891"/>
                        <a:stretch>
                          <a:fillRect/>
                        </a:stretch>
                      </pic:blipFill>
                      <pic:spPr bwMode="auto">
                        <a:xfrm>
                          <a:off x="0" y="0"/>
                          <a:ext cx="4476750" cy="1704340"/>
                        </a:xfrm>
                        <a:prstGeom prst="rect">
                          <a:avLst/>
                        </a:prstGeom>
                        <a:noFill/>
                        <a:ln>
                          <a:noFill/>
                        </a:ln>
                      </pic:spPr>
                    </pic:pic>
                  </a:graphicData>
                </a:graphic>
              </wp:inline>
            </w:drawing>
          </w:r>
        </w:p>
        <w:p w14:paraId="348A074A" w14:textId="38517274" w:rsidR="00DD46C1" w:rsidRPr="00F467A0" w:rsidRDefault="00DD46C1" w:rsidP="00AA6EB7">
          <w:pPr>
            <w:spacing w:after="0" w:line="240" w:lineRule="auto"/>
            <w:jc w:val="both"/>
            <w:rPr>
              <w:lang w:val="en-US"/>
            </w:rPr>
          </w:pPr>
          <w:r w:rsidRPr="00F467A0">
            <w:rPr>
              <w:b/>
              <w:lang w:val="en-US"/>
            </w:rPr>
            <w:t>Fig.</w:t>
          </w:r>
          <w:r w:rsidRPr="00F467A0">
            <w:rPr>
              <w:lang w:val="en-US"/>
            </w:rPr>
            <w:t xml:space="preserve"> </w:t>
          </w:r>
          <w:r w:rsidR="00F467A0">
            <w:rPr>
              <w:b/>
              <w:lang w:val="en-US"/>
            </w:rPr>
            <w:t>2</w:t>
          </w:r>
          <w:r w:rsidRPr="00F467A0">
            <w:rPr>
              <w:lang w:val="en-US"/>
            </w:rPr>
            <w:t xml:space="preserve"> Sampling design. </w:t>
          </w:r>
          <w:r w:rsidRPr="00F467A0">
            <w:rPr>
              <w:b/>
              <w:lang w:val="en-US"/>
            </w:rPr>
            <w:t>(a)</w:t>
          </w:r>
          <w:r w:rsidRPr="00F467A0">
            <w:rPr>
              <w:lang w:val="en-US"/>
            </w:rPr>
            <w:t xml:space="preserve"> Geographical gradient including three forest types in the Andes Mountain Range, with two plots per altitude. </w:t>
          </w:r>
          <w:r w:rsidRPr="00F467A0">
            <w:rPr>
              <w:b/>
              <w:lang w:val="en-US"/>
            </w:rPr>
            <w:t>(b)</w:t>
          </w:r>
          <w:r w:rsidRPr="00F467A0">
            <w:rPr>
              <w:lang w:val="en-US"/>
            </w:rPr>
            <w:t xml:space="preserve"> Sampling method.</w:t>
          </w:r>
        </w:p>
        <w:p w14:paraId="55B96E3F" w14:textId="77777777" w:rsidR="00AA6EB7" w:rsidRPr="00AC242B" w:rsidRDefault="00AA6EB7" w:rsidP="00AA6EB7">
          <w:pPr>
            <w:spacing w:after="0" w:line="240" w:lineRule="auto"/>
            <w:jc w:val="both"/>
            <w:rPr>
              <w:lang w:val="en-US"/>
            </w:rPr>
          </w:pPr>
        </w:p>
        <w:p w14:paraId="758DF5EF" w14:textId="47590830" w:rsidR="00DF51C6" w:rsidRPr="00635BCD" w:rsidRDefault="00AA6EB7" w:rsidP="00AA6EB7">
          <w:pPr>
            <w:spacing w:after="0" w:line="240" w:lineRule="auto"/>
            <w:jc w:val="both"/>
            <w:rPr>
              <w:lang w:val="en-US"/>
            </w:rPr>
          </w:pPr>
          <w:r w:rsidRPr="00AC242B">
            <w:rPr>
              <w:lang w:val="en-US"/>
            </w:rPr>
            <w:tab/>
          </w:r>
          <w:r w:rsidR="00DF51C6" w:rsidRPr="00AC242B">
            <w:rPr>
              <w:lang w:val="en-US"/>
            </w:rPr>
            <w:t xml:space="preserve">Based </w:t>
          </w:r>
          <w:r w:rsidR="00DF51C6" w:rsidRPr="00635BCD">
            <w:rPr>
              <w:lang w:val="en-US"/>
            </w:rPr>
            <w:t xml:space="preserve">on diversity inventories in the study locations, I expect to find approximately 120 orchid species in total (García-Revelo, S. unpubl.; Ospina, NH, unpubl.). Some orchid species are expected to be unique to a particular forest type, while others are expected to occur in at least two of them. I will register the </w:t>
          </w:r>
          <w:r w:rsidR="00DF51C6" w:rsidRPr="00635BCD">
            <w:rPr>
              <w:b/>
              <w:lang w:val="en-US"/>
            </w:rPr>
            <w:t>host tree species</w:t>
          </w:r>
          <w:r w:rsidR="00DF51C6" w:rsidRPr="00635BCD">
            <w:rPr>
              <w:lang w:val="en-US"/>
            </w:rPr>
            <w:t xml:space="preserve"> where the different epiphytic orchid species occur (host-tree breadth), and the </w:t>
          </w:r>
          <w:r w:rsidR="00DF51C6" w:rsidRPr="00635BCD">
            <w:rPr>
              <w:b/>
              <w:lang w:val="en-US"/>
            </w:rPr>
            <w:t>mycorrhizal partners</w:t>
          </w:r>
          <w:r w:rsidR="00DF51C6" w:rsidRPr="00635BCD">
            <w:rPr>
              <w:lang w:val="en-US"/>
            </w:rPr>
            <w:t xml:space="preserve"> in orchid roots (mycorrhizal fungi breadth). With this information, I will be able to test H1, which states that the influence of partner availability on epiphytic orchid distribution depends on partner breadth and abiotic conditions.</w:t>
          </w:r>
        </w:p>
        <w:p w14:paraId="3D9BFF57" w14:textId="77777777" w:rsidR="00AA6EB7" w:rsidRPr="00635BCD" w:rsidRDefault="00AA6EB7" w:rsidP="00AA6EB7">
          <w:pPr>
            <w:spacing w:after="0" w:line="240" w:lineRule="auto"/>
            <w:jc w:val="both"/>
            <w:rPr>
              <w:lang w:val="en-US"/>
            </w:rPr>
          </w:pPr>
        </w:p>
        <w:p w14:paraId="6A8A6D3F" w14:textId="602690F4" w:rsidR="00D559D0" w:rsidRDefault="00D559D0" w:rsidP="00AA6EB7">
          <w:pPr>
            <w:widowControl w:val="0"/>
            <w:autoSpaceDE w:val="0"/>
            <w:autoSpaceDN w:val="0"/>
            <w:adjustRightInd w:val="0"/>
            <w:spacing w:after="0" w:line="240" w:lineRule="auto"/>
            <w:jc w:val="both"/>
            <w:rPr>
              <w:b/>
              <w:lang w:val="en-US"/>
            </w:rPr>
          </w:pPr>
          <w:commentRangeStart w:id="46"/>
          <w:r w:rsidRPr="00635BCD">
            <w:rPr>
              <w:i/>
              <w:lang w:val="en-US"/>
            </w:rPr>
            <w:t xml:space="preserve">Task 1.1 </w:t>
          </w:r>
          <w:del w:id="47" w:author="agustina ventre" w:date="2018-11-29T12:45:00Z">
            <w:r w:rsidDel="00635BCD">
              <w:rPr>
                <w:i/>
                <w:lang w:val="en-US"/>
              </w:rPr>
              <w:delText xml:space="preserve">Characterization </w:delText>
            </w:r>
          </w:del>
          <w:ins w:id="48" w:author="agustina ventre" w:date="2018-11-29T12:45:00Z">
            <w:r w:rsidR="00635BCD">
              <w:rPr>
                <w:i/>
                <w:lang w:val="en-US"/>
              </w:rPr>
              <w:t xml:space="preserve">Characterizing </w:t>
            </w:r>
          </w:ins>
          <w:del w:id="49" w:author="agustina ventre" w:date="2018-11-29T12:45:00Z">
            <w:r w:rsidDel="00635BCD">
              <w:rPr>
                <w:i/>
                <w:lang w:val="en-US"/>
              </w:rPr>
              <w:delText xml:space="preserve">of </w:delText>
            </w:r>
          </w:del>
          <w:r>
            <w:rPr>
              <w:i/>
              <w:lang w:val="en-US"/>
            </w:rPr>
            <w:t>a</w:t>
          </w:r>
          <w:r w:rsidR="00DF51C6" w:rsidRPr="00635BCD">
            <w:rPr>
              <w:i/>
              <w:lang w:val="en-US"/>
            </w:rPr>
            <w:t>biotic conditions</w:t>
          </w:r>
          <w:commentRangeEnd w:id="46"/>
          <w:r w:rsidR="00720C05">
            <w:rPr>
              <w:rStyle w:val="Refdecomentario"/>
            </w:rPr>
            <w:commentReference w:id="46"/>
          </w:r>
        </w:p>
        <w:p w14:paraId="6220BA46" w14:textId="4E388D1D" w:rsidR="00DF51C6" w:rsidRPr="00635BCD" w:rsidRDefault="00DF51C6" w:rsidP="00AA6EB7">
          <w:pPr>
            <w:widowControl w:val="0"/>
            <w:autoSpaceDE w:val="0"/>
            <w:autoSpaceDN w:val="0"/>
            <w:adjustRightInd w:val="0"/>
            <w:spacing w:after="0" w:line="240" w:lineRule="auto"/>
            <w:jc w:val="both"/>
            <w:rPr>
              <w:lang w:val="en-US"/>
            </w:rPr>
          </w:pPr>
          <w:r w:rsidRPr="00635BCD">
            <w:rPr>
              <w:lang w:val="en-US"/>
            </w:rPr>
            <w:t xml:space="preserve">To characterize </w:t>
          </w:r>
          <w:r w:rsidRPr="00635BCD">
            <w:rPr>
              <w:b/>
              <w:lang w:val="en-US"/>
            </w:rPr>
            <w:t>regional climate</w:t>
          </w:r>
          <w:r w:rsidRPr="00635BCD">
            <w:rPr>
              <w:lang w:val="en-US"/>
            </w:rPr>
            <w:t xml:space="preserve"> I will use climatic data from meteorological stations near the plots. To describe the </w:t>
          </w:r>
          <w:r w:rsidRPr="00635BCD">
            <w:rPr>
              <w:b/>
              <w:lang w:val="en-US"/>
            </w:rPr>
            <w:t>light environment of host trees</w:t>
          </w:r>
          <w:r w:rsidRPr="00635BCD">
            <w:rPr>
              <w:lang w:val="en-US"/>
            </w:rPr>
            <w:t xml:space="preserve"> I will measure photosynthetically active radiation (PAR, mol·m</w:t>
          </w:r>
          <w:r w:rsidRPr="00635BCD">
            <w:rPr>
              <w:vertAlign w:val="superscript"/>
              <w:lang w:val="en-US"/>
            </w:rPr>
            <w:t>-2</w:t>
          </w:r>
          <w:r w:rsidRPr="00635BCD">
            <w:rPr>
              <w:lang w:val="en-US"/>
            </w:rPr>
            <w:t>·day</w:t>
          </w:r>
          <w:r w:rsidRPr="00635BCD">
            <w:rPr>
              <w:vertAlign w:val="superscript"/>
              <w:lang w:val="en-US"/>
            </w:rPr>
            <w:t>-1</w:t>
          </w:r>
          <w:r w:rsidRPr="00635BCD">
            <w:rPr>
              <w:lang w:val="en-US"/>
            </w:rPr>
            <w:t>) by taking three hemispheric photographs in each tree at 10 m, where orchid roots will be sampled. To improve PAR estimation accuracy, I will measure the diffuse to direct PAR ratio with BF5 diffuse PAR sensors (Delta-T Devices, UK) in three randomly chosen host trees.</w:t>
          </w:r>
        </w:p>
        <w:p w14:paraId="1C96F15D" w14:textId="77777777" w:rsidR="00DF51C6" w:rsidRPr="00635BCD" w:rsidRDefault="00DF51C6" w:rsidP="00AA6EB7">
          <w:pPr>
            <w:widowControl w:val="0"/>
            <w:autoSpaceDE w:val="0"/>
            <w:autoSpaceDN w:val="0"/>
            <w:adjustRightInd w:val="0"/>
            <w:spacing w:after="0" w:line="240" w:lineRule="auto"/>
            <w:jc w:val="both"/>
            <w:rPr>
              <w:lang w:val="en-US"/>
            </w:rPr>
          </w:pPr>
        </w:p>
        <w:p w14:paraId="31B6B2A8" w14:textId="6C32AEE9" w:rsidR="00D559D0" w:rsidRDefault="00D559D0" w:rsidP="00AA6EB7">
          <w:pPr>
            <w:widowControl w:val="0"/>
            <w:spacing w:after="0" w:line="240" w:lineRule="auto"/>
            <w:jc w:val="both"/>
            <w:rPr>
              <w:b/>
              <w:lang w:val="en-US"/>
            </w:rPr>
          </w:pPr>
          <w:r w:rsidRPr="00635BCD">
            <w:rPr>
              <w:i/>
              <w:lang w:val="en-US"/>
            </w:rPr>
            <w:t>Task 1.2 Assessing p</w:t>
          </w:r>
          <w:r w:rsidR="00DF51C6" w:rsidRPr="00635BCD">
            <w:rPr>
              <w:i/>
              <w:lang w:val="en-US"/>
            </w:rPr>
            <w:t>artner breadth</w:t>
          </w:r>
          <w:r w:rsidR="00DF51C6" w:rsidRPr="00635BCD">
            <w:rPr>
              <w:b/>
              <w:lang w:val="en-US"/>
            </w:rPr>
            <w:t xml:space="preserve"> </w:t>
          </w:r>
        </w:p>
        <w:p w14:paraId="65B63FC5" w14:textId="7D4FE24F" w:rsidR="00DF51C6" w:rsidRPr="00635BCD" w:rsidRDefault="00DF51C6" w:rsidP="00AA6EB7">
          <w:pPr>
            <w:widowControl w:val="0"/>
            <w:spacing w:after="0" w:line="240" w:lineRule="auto"/>
            <w:jc w:val="both"/>
            <w:rPr>
              <w:lang w:val="en-US"/>
            </w:rPr>
          </w:pPr>
          <w:r w:rsidRPr="00635BCD">
            <w:rPr>
              <w:lang w:val="en-US"/>
            </w:rPr>
            <w:t xml:space="preserve">Since mycorrhizal fungi are microscopic and may form complex interactions with both host trees </w:t>
          </w:r>
          <w:r w:rsidRPr="00635BCD">
            <w:rPr>
              <w:lang w:val="en-US"/>
            </w:rPr>
            <w:lastRenderedPageBreak/>
            <w:t xml:space="preserve">and orchids, I will combine </w:t>
          </w:r>
          <w:r w:rsidRPr="00635BCD">
            <w:rPr>
              <w:b/>
              <w:lang w:val="en-US"/>
            </w:rPr>
            <w:t>meta-barcoding of mycorrhizal DNA</w:t>
          </w:r>
          <w:r w:rsidRPr="00635BCD">
            <w:rPr>
              <w:lang w:val="en-US"/>
            </w:rPr>
            <w:t xml:space="preserve"> with </w:t>
          </w:r>
          <w:r w:rsidRPr="00635BCD">
            <w:rPr>
              <w:b/>
              <w:lang w:val="en-US"/>
            </w:rPr>
            <w:t>network analysis tools</w:t>
          </w:r>
          <w:r w:rsidRPr="00AA6EB7">
            <w:rPr>
              <w:rStyle w:val="Refdenotaalpie"/>
            </w:rPr>
            <w:footnoteReference w:id="1"/>
          </w:r>
          <w:r w:rsidRPr="00635BCD">
            <w:rPr>
              <w:lang w:val="en-US"/>
            </w:rPr>
            <w:t xml:space="preserve"> to assess mycorrhizal partner breadth</w:t>
          </w:r>
          <w:r w:rsidR="00A41180">
            <w:rPr>
              <w:rStyle w:val="Refdenotaalpie"/>
            </w:rPr>
            <w:t xml:space="preserve"> </w:t>
          </w:r>
          <w:r w:rsidR="00A41180">
            <w:fldChar w:fldCharType="begin" w:fldLock="1"/>
          </w:r>
          <w:r w:rsidR="00A41180">
            <w:instrText>ADDIN CSL_CITATION {"citationItems":[{"id":"ITEM-1","itemData":{"DOI":"10.1111/j.1469-8137.2011.03796.x","ISBN":"1469-8137","ISSN":"0028646X","PMID":"21668874","abstract":"* •The specificity of orchids for their fungi can vary substantially, from highly specialist interactions to more generalist interactions, but little is known about the evolutionary history of the mycorrhizal specificity of orchids. * •Here, we used a network analysis approach to investigate orchid mycorrhizal associations in 16 species of the genus Orchis sampled across 11 different regions in Europe. We first examined in detail the structure of the network of associations and then tested for a phylogenetic signal in mycorrhizal specificity and identified the fungi with which the orchids associated. * •We found 20 different fungal lineages that associated with species of the genus Orchis, most of them being related to members of the Tulasnellaceae (84.33% of all identified associations) and a smaller proportion being related to members of the Ceratobasidiaceae (9.97%). Species associations formed a nested network that is built on asymmetric links among species. Evolution of mycorrhizal specificity in Orchis closely resembles a Brownian motion process, and the interaction between Orchis and Tulasnellaceae fungi is significantly influenced by the phylogenetic relationships between the Orchis species. * •Our results provide evidence of the presence of phylogenetic conservatism in mycorrhizal specificity in orchids and demonstrate that evolutionary processes may be an important factor in generating patterns of mycorrhizal associations.","author":[{"dropping-particle":"","family":"Jacquemyn","given":"Hans","non-dropping-particle":"","parse-names":false,"suffix":""},{"dropping-particle":"","family":"Merckx","given":"Vincent","non-dropping-particle":"","parse-names":false,"suffix":""},{"dropping-particle":"","family":"Brys","given":"Rein","non-dropping-particle":"","parse-names":false,"suffix":""},{"dropping-particle":"","family":"Tyteca","given":"Daniel","non-dropping-particle":"","parse-names":false,"suffix":""},{"dropping-particle":"","family":"Cammue","given":"Bruno P.A.","non-dropping-particle":"","parse-names":false,"suffix":""},{"dropping-particle":"","family":"Honnay","given":"Olivier","non-dropping-particle":"","parse-names":false,"suffix":""},{"dropping-particle":"","family":"Lievens","given":"Bart","non-dropping-particle":"","parse-names":false,"suffix":""}],"container-title":"New Phytologist","id":"ITEM-1","issue":"2","issued":{"date-parts":[["2011"]]},"page":"518-528","title":"Analysis of network architecture reveals phylogenetic constraints on mycorrhizal specificity in the genus Orchis (Orchidaceae)","type":"article-journal","volume":"192"},"uris":["http://www.mendeley.com/documents/?uuid=75007bf2-5964-461b-af7e-41a9590f532e"]},{"id":"ITEM-2","itemData":{"DOI":"10.1111/nph.13281","ISBN":"1469-8137","ISSN":"14698137","PMID":"25614926","abstract":"Multispecies assemblages often consist of a complex network of interactions. Describing the architecture of these networks is a first step in understanding the stability and persistence of these species-rich communities. Whereas a large body of research has been devoted to the description of above-ground interactions, much less attention has been paid to below-ground interactions, probably because of difficulties to adequately assess the nature and diversity of interactions occurring below the ground. In this study, we used 454 amplicon pyrosequencing to investigate the architecture of the network between mycorrhizal fungi and 20 orchid species co-occurring in a species-rich Mediterranean grasslands. We found 100 different fungal operational taxonomic units (OTUs) known to be mycorrhi- zal in orchids, most of which were members related to the genera Ceratobasidium and Tulasnella. The network of interactions was significantly compartmentalized (M= 0.589, P = 0.001), but not significantly nested (N= 0.74, NODF= 10.58; P &gt; 0.05). Relative nested- ness was negative (N* =?0.014), also suggesting the existence of isolated groups of interact- ing species. Compartmentalization is a typical feature of ecological systems showing high interaction intimacy, and may reflect strong specialization between orchids and fungi resulting from physiological, physical or spatial constraints.","author":[{"dropping-particle":"","family":"Jacquemyn","given":"Hans","non-dropping-particle":"","parse-names":false,"suffix":""},{"dropping-particle":"","family":"Brys","given":"Rein","non-dropping-particle":"","parse-names":false,"suffix":""},{"dropping-particle":"","family":"Waud","given":"Michael","non-dropping-particle":"","parse-names":false,"suffix":""},{"dropping-particle":"","family":"Busschaert","given":"Pieter","non-dropping-particle":"","parse-names":false,"suffix":""},{"dropping-particle":"","family":"Lievens","given":"Bart","non-dropping-particle":"","parse-names":false,"suffix":""}],"container-title":"New Phytologist","id":"ITEM-2","issue":"3","issued":{"date-parts":[["2015"]]},"page":"1127-1134","title":"Mycorrhizal networks and coexistence in species-rich orchid communities","type":"article-journal","volume":"206"},"uris":["http://www.mendeley.com/documents/?uuid=c19e1a8a-f25b-44b3-a330-00b646a51ac3"]}],"mendeley":{"formattedCitation":"(Jacquemyn &lt;i&gt;et al.&lt;/i&gt;, 2011, 2015)","plainTextFormattedCitation":"(Jacquemyn et al., 2011, 2015)","previouslyFormattedCitation":"(Jacquemyn &lt;i&gt;et al.&lt;/i&gt;, 2011, 2015)"},"properties":{"noteIndex":0},"schema":"https://github.com/citation-style-language/schema/raw/master/csl-citation.json"}</w:instrText>
          </w:r>
          <w:r w:rsidR="00A41180">
            <w:fldChar w:fldCharType="separate"/>
          </w:r>
          <w:r w:rsidR="00A41180" w:rsidRPr="00A41180">
            <w:rPr>
              <w:noProof/>
            </w:rPr>
            <w:t xml:space="preserve">(Jacquemyn </w:t>
          </w:r>
          <w:r w:rsidR="00A41180" w:rsidRPr="00A41180">
            <w:rPr>
              <w:i/>
              <w:noProof/>
            </w:rPr>
            <w:t>et al.</w:t>
          </w:r>
          <w:r w:rsidR="00A41180" w:rsidRPr="00A41180">
            <w:rPr>
              <w:noProof/>
            </w:rPr>
            <w:t>, 2011, 2015)</w:t>
          </w:r>
          <w:r w:rsidR="00A41180">
            <w:fldChar w:fldCharType="end"/>
          </w:r>
          <w:r w:rsidRPr="00635BCD">
            <w:rPr>
              <w:lang w:val="en-US"/>
            </w:rPr>
            <w:t>. An individual orchid can host 1-30 different fungal partners</w:t>
          </w:r>
          <w:r w:rsidR="00A41180">
            <w:t xml:space="preserve"> </w:t>
          </w:r>
          <w:r w:rsidR="00A41180">
            <w:fldChar w:fldCharType="begin" w:fldLock="1"/>
          </w:r>
          <w:r w:rsidR="00A41180">
            <w:instrText>ADDIN CSL_CITATION {"citationItems":[{"id":"ITEM-1","itemData":{"author":[{"dropping-particle":"","family":"Herrera","given":"P","non-dropping-particle":"","parse-names":false,"suffix":""}],"id":"ITEM-1","issued":{"date-parts":[["2018"]]},"publisher":"Universidad Rey Juan Carlos","title":"Interacción entre orquídeas epífitas y hongos micorrízicos en bosques tropicales del Sur de Ecuador","type":"thesis"},"uris":["http://www.mendeley.com/documents/?uuid=fb017cc0-c1c4-4cab-8fea-365ae0a43605"]}],"mendeley":{"formattedCitation":"(Herrera, 2018)","plainTextFormattedCitation":"(Herrera, 2018)","previouslyFormattedCitation":"(Herrera, 2018)"},"properties":{"noteIndex":0},"schema":"https://github.com/citation-style-language/schema/raw/master/csl-citation.json"}</w:instrText>
          </w:r>
          <w:r w:rsidR="00A41180">
            <w:fldChar w:fldCharType="separate"/>
          </w:r>
          <w:r w:rsidR="00A41180" w:rsidRPr="00A41180">
            <w:rPr>
              <w:noProof/>
            </w:rPr>
            <w:t>(Herrera, 2018)</w:t>
          </w:r>
          <w:r w:rsidR="00A41180">
            <w:fldChar w:fldCharType="end"/>
          </w:r>
          <w:r w:rsidRPr="00635BCD">
            <w:rPr>
              <w:lang w:val="en-US"/>
            </w:rPr>
            <w:t xml:space="preserve">. To accurately describe </w:t>
          </w:r>
          <w:r w:rsidRPr="00635BCD">
            <w:rPr>
              <w:b/>
              <w:lang w:val="en-US"/>
            </w:rPr>
            <w:t>mycorrhizal diversity</w:t>
          </w:r>
          <w:r w:rsidRPr="00635BCD">
            <w:rPr>
              <w:lang w:val="en-US"/>
            </w:rPr>
            <w:t xml:space="preserve"> associated with each individual plant</w:t>
          </w:r>
          <w:r w:rsidRPr="00635BCD" w:rsidDel="0017331F">
            <w:rPr>
              <w:lang w:val="en-US"/>
            </w:rPr>
            <w:t xml:space="preserve"> </w:t>
          </w:r>
          <w:r w:rsidRPr="00635BCD">
            <w:rPr>
              <w:lang w:val="en-US"/>
            </w:rPr>
            <w:t>I will extract DNA from 0.5 g mycorrhizal root fragments using UltraClean Plant DNA Isolation Kit (Mo Bio Laboratories Inc., CA, USA). I will use two complementary primer pairs (ITS3/ITS4OF and ITS86F/ITS4) for detailed characterization of diverse orchid mycorrhizal communities</w:t>
          </w:r>
          <w:r w:rsidR="00A41180">
            <w:rPr>
              <w:lang w:val="en-US"/>
            </w:rPr>
            <w:t xml:space="preserve"> </w:t>
          </w:r>
          <w:r w:rsidR="00A41180">
            <w:rPr>
              <w:lang w:val="en-US"/>
            </w:rPr>
            <w:fldChar w:fldCharType="begin" w:fldLock="1"/>
          </w:r>
          <w:r w:rsidR="00A41180">
            <w:rPr>
              <w:lang w:val="en-US"/>
            </w:rPr>
            <w:instrText>ADDIN CSL_CITATION {"citationItems":[{"id":"ITEM-1","itemData":{"DOI":"10.1111/1755-0998.12229","ISSN":"1755-098X","abstract":"Abstract Although the number of studies investigating mycorrhizal associations in orchids has increased in recent years, the fungal communities associating with orchids and how they differ between species and sites remain unclear. Recent research has indicated that individual orchid plants may associate with several fungi concurrently, implying that to study mycorrhizal associations in orchids the fungal community should be assessed, rather than the presence of individual dominant fungal species or strains. High-throughput sequencing methods, such as 454 pyrosequencing, are increasingly used as the primary tool for such analyses. However, many studies combine universal primers from previous phylogenetic or ecological studies to generate amplicons suitable for 454 pyrosequencing without first critically evaluating their performance, potentially resulting in biased fungal community descriptions. Here, following in silico primer analysis we evaluated the performance of different combinations of existing PCR primers to characterize orchid mycorrhizal communities using 454 pyrosequencing by analysis of both an artificially assembled community of mycorrhizal fungi isolated from diverse orchid species and root samples from three different orchid species (Anacamptis morio, Ophrys tenthredinifera and Serapias lingua). Our results indicate that primer pairs ITS3/ITS4OF and ITS86F/ITS4, targeting the internal transcribed spacer-2 (ITS-2) region, outperformed other tested primer pairs in terms of number of reads, number of operational taxonomic units recovered from the artificial community and number of different orchid mycorrhizal associating families detected in the orchid samples. Additionally, we show the complementary specificity of both primer pairs, making them highly suitable for tandem use when studying the diversity of orchid mycorrhizal communities.","author":[{"dropping-particle":"","family":"Waud","given":"Michael","non-dropping-particle":"","parse-names":false,"suffix":""},{"dropping-particle":"","family":"Busschaert","given":"Pieter","non-dropping-particle":"","parse-names":false,"suffix":""},{"dropping-particle":"","family":"Ruyters","given":"Stefan","non-dropping-particle":"","parse-names":false,"suffix":""},{"dropping-particle":"","family":"Jacquemyn","given":"Hans","non-dropping-particle":"","parse-names":false,"suffix":""},{"dropping-particle":"","family":"Lievens","given":"Bart","non-dropping-particle":"","parse-names":false,"suffix":""}],"container-title":"Molecular Ecology Resources","id":"ITEM-1","issue":"4","issued":{"date-parts":[["2014","1","25"]]},"note":"doi: 10.1111/1755-0998.12229","page":"679-699","publisher":"John Wiley &amp; Sons, Ltd (10.1111)","title":"Impact of primer choice on characterization of orchid mycorrhizal communities using 454 pyrosequencing","type":"article-journal","volume":"14"},"uris":["http://www.mendeley.com/documents/?uuid=36cc536e-5ff3-44bb-86d2-cf15b63d0f33"]}],"mendeley":{"formattedCitation":"(Waud &lt;i&gt;et al.&lt;/i&gt;, 2014)","plainTextFormattedCitation":"(Waud et al., 2014)"},"properties":{"noteIndex":0},"schema":"https://github.com/citation-style-language/schema/raw/master/csl-citation.json"}</w:instrText>
          </w:r>
          <w:r w:rsidR="00A41180">
            <w:rPr>
              <w:lang w:val="en-US"/>
            </w:rPr>
            <w:fldChar w:fldCharType="separate"/>
          </w:r>
          <w:r w:rsidR="00A41180" w:rsidRPr="00A41180">
            <w:rPr>
              <w:noProof/>
              <w:lang w:val="en-US"/>
            </w:rPr>
            <w:t xml:space="preserve">(Waud </w:t>
          </w:r>
          <w:r w:rsidR="00A41180" w:rsidRPr="00A41180">
            <w:rPr>
              <w:i/>
              <w:noProof/>
              <w:lang w:val="en-US"/>
            </w:rPr>
            <w:t>et al.</w:t>
          </w:r>
          <w:r w:rsidR="00A41180" w:rsidRPr="00A41180">
            <w:rPr>
              <w:noProof/>
              <w:lang w:val="en-US"/>
            </w:rPr>
            <w:t>, 2014)</w:t>
          </w:r>
          <w:r w:rsidR="00A41180">
            <w:rPr>
              <w:lang w:val="en-US"/>
            </w:rPr>
            <w:fldChar w:fldCharType="end"/>
          </w:r>
          <w:bookmarkStart w:id="52" w:name="_GoBack"/>
          <w:bookmarkEnd w:id="52"/>
          <w:r w:rsidRPr="00635BCD">
            <w:rPr>
              <w:lang w:val="en-US"/>
            </w:rPr>
            <w:t xml:space="preserve">. I will use Illumina sequencing to obtain mycorrhizal operational taxonomic units (OTUs), which are </w:t>
          </w:r>
          <w:r w:rsidRPr="00635BCD">
            <w:rPr>
              <w:rFonts w:cs="Arial"/>
              <w:color w:val="222222"/>
              <w:shd w:val="clear" w:color="auto" w:fill="FFFFFF"/>
              <w:lang w:val="en-US"/>
            </w:rPr>
            <w:t>the commonly used units of microbial diversity</w:t>
          </w:r>
          <w:r w:rsidRPr="00635BCD">
            <w:rPr>
              <w:lang w:val="en-US"/>
            </w:rPr>
            <w:t xml:space="preserve">. I will </w:t>
          </w:r>
          <w:r w:rsidRPr="00635BCD">
            <w:rPr>
              <w:b/>
              <w:lang w:val="en-US"/>
            </w:rPr>
            <w:t>identify orchids and host trees</w:t>
          </w:r>
          <w:r w:rsidRPr="00635BCD">
            <w:rPr>
              <w:lang w:val="en-US"/>
            </w:rPr>
            <w:t xml:space="preserve"> with the help of a local taxonomist (Nhora Ospina, Universidad del Valle, Cali) and confirm ambiguous tree and orchid records using genetic barcoding.</w:t>
          </w:r>
        </w:p>
        <w:p w14:paraId="1BB9513E" w14:textId="77777777" w:rsidR="00DF51C6" w:rsidRPr="00635BCD" w:rsidRDefault="00DF51C6" w:rsidP="00AA6EB7">
          <w:pPr>
            <w:widowControl w:val="0"/>
            <w:autoSpaceDE w:val="0"/>
            <w:autoSpaceDN w:val="0"/>
            <w:adjustRightInd w:val="0"/>
            <w:spacing w:after="0" w:line="240" w:lineRule="auto"/>
            <w:jc w:val="both"/>
            <w:rPr>
              <w:lang w:val="en-US"/>
            </w:rPr>
          </w:pPr>
        </w:p>
        <w:p w14:paraId="20F5D4F1" w14:textId="4C37AC66" w:rsidR="00D559D0" w:rsidRPr="00635BCD" w:rsidRDefault="00D559D0" w:rsidP="00AA6EB7">
          <w:pPr>
            <w:widowControl w:val="0"/>
            <w:autoSpaceDE w:val="0"/>
            <w:autoSpaceDN w:val="0"/>
            <w:adjustRightInd w:val="0"/>
            <w:spacing w:after="0" w:line="240" w:lineRule="auto"/>
            <w:jc w:val="both"/>
            <w:rPr>
              <w:i/>
              <w:lang w:val="en-US"/>
            </w:rPr>
          </w:pPr>
          <w:r w:rsidRPr="00635BCD">
            <w:rPr>
              <w:i/>
              <w:lang w:val="en-US"/>
            </w:rPr>
            <w:t xml:space="preserve">Task 1.3 </w:t>
          </w:r>
          <w:r>
            <w:rPr>
              <w:i/>
              <w:lang w:val="en-US"/>
            </w:rPr>
            <w:t>Assessing i</w:t>
          </w:r>
          <w:r w:rsidR="00DF51C6" w:rsidRPr="00635BCD">
            <w:rPr>
              <w:i/>
              <w:lang w:val="en-US"/>
            </w:rPr>
            <w:t>nter-specific interactions</w:t>
          </w:r>
          <w:r>
            <w:rPr>
              <w:i/>
              <w:lang w:val="en-US"/>
            </w:rPr>
            <w:t xml:space="preserve"> and network analyses</w:t>
          </w:r>
        </w:p>
        <w:p w14:paraId="2F6E87D9" w14:textId="6C12C12E" w:rsidR="00DF51C6" w:rsidRPr="00635BCD" w:rsidRDefault="00DF51C6" w:rsidP="00AA6EB7">
          <w:pPr>
            <w:widowControl w:val="0"/>
            <w:autoSpaceDE w:val="0"/>
            <w:autoSpaceDN w:val="0"/>
            <w:adjustRightInd w:val="0"/>
            <w:spacing w:after="0" w:line="240" w:lineRule="auto"/>
            <w:jc w:val="both"/>
            <w:rPr>
              <w:lang w:val="en-US" w:eastAsia="en-GB"/>
            </w:rPr>
          </w:pPr>
          <w:r w:rsidRPr="00635BCD">
            <w:rPr>
              <w:rFonts w:cs="TimesNewRomanPSMT"/>
              <w:lang w:val="en-US"/>
            </w:rPr>
            <w:t xml:space="preserve">Network analysis </w:t>
          </w:r>
          <w:r w:rsidRPr="00AA6EB7">
            <w:rPr>
              <w:rFonts w:eastAsia="Times New Roman"/>
              <w:lang w:val="en"/>
            </w:rPr>
            <w:t>capture</w:t>
          </w:r>
          <w:r w:rsidR="00E92A66">
            <w:rPr>
              <w:rFonts w:eastAsia="Times New Roman"/>
              <w:lang w:val="en"/>
            </w:rPr>
            <w:t>s</w:t>
          </w:r>
          <w:r w:rsidRPr="00635BCD">
            <w:rPr>
              <w:rFonts w:cs="TimesNewRomanPSMT"/>
              <w:lang w:val="en-US"/>
            </w:rPr>
            <w:t xml:space="preserve"> patterns of interactions between species</w:t>
          </w:r>
          <w:r w:rsidRPr="00AA6EB7">
            <w:rPr>
              <w:rStyle w:val="Refdenotaalpie"/>
              <w:rFonts w:cs="TimesNewRomanPSMT"/>
            </w:rPr>
            <w:footnoteReference w:id="2"/>
          </w:r>
          <w:r w:rsidRPr="00635BCD">
            <w:rPr>
              <w:rFonts w:cs="TimesNewRomanPSMT"/>
              <w:lang w:val="en-US"/>
            </w:rPr>
            <w:t xml:space="preserve">. I will build </w:t>
          </w:r>
          <w:r w:rsidRPr="00635BCD">
            <w:rPr>
              <w:rFonts w:cs="TimesNewRomanPSMT"/>
              <w:b/>
              <w:lang w:val="en-US"/>
            </w:rPr>
            <w:t>tripartite networks</w:t>
          </w:r>
          <w:r w:rsidRPr="00635BCD">
            <w:rPr>
              <w:rFonts w:cs="TimesNewRomanPSMT"/>
              <w:lang w:val="en-US"/>
            </w:rPr>
            <w:t xml:space="preserve"> comprised of three types of nodes: i) epiphytic orchids, ii) mycorrhizal fungi, and iii) host trees</w:t>
          </w:r>
          <w:r w:rsidRPr="00635BCD">
            <w:rPr>
              <w:lang w:val="en-US"/>
            </w:rPr>
            <w:t xml:space="preserve"> </w:t>
          </w:r>
          <w:r w:rsidR="00CB0770" w:rsidRPr="00635BCD">
            <w:rPr>
              <w:lang w:val="en-US"/>
            </w:rPr>
            <w:t xml:space="preserve">(Fig. </w:t>
          </w:r>
          <w:ins w:id="55" w:author="agustina ventre" w:date="2018-11-29T12:47:00Z">
            <w:r w:rsidR="00635BCD">
              <w:rPr>
                <w:lang w:val="en-US"/>
              </w:rPr>
              <w:t>3</w:t>
            </w:r>
          </w:ins>
          <w:del w:id="56" w:author="agustina ventre" w:date="2018-11-29T12:47:00Z">
            <w:r w:rsidR="00CB0770" w:rsidRPr="00635BCD" w:rsidDel="00635BCD">
              <w:rPr>
                <w:lang w:val="en-US"/>
              </w:rPr>
              <w:delText>2</w:delText>
            </w:r>
          </w:del>
          <w:r w:rsidRPr="00635BCD">
            <w:rPr>
              <w:lang w:val="en-US"/>
            </w:rPr>
            <w:t xml:space="preserve">). Tripartite network analysis provides information on the </w:t>
          </w:r>
          <w:r w:rsidRPr="00635BCD">
            <w:rPr>
              <w:i/>
              <w:lang w:val="en-US"/>
            </w:rPr>
            <w:t>number of links per species</w:t>
          </w:r>
          <w:r w:rsidRPr="00635BCD">
            <w:rPr>
              <w:lang w:val="en-US"/>
            </w:rPr>
            <w:t xml:space="preserve"> (which species are more connected) and </w:t>
          </w:r>
          <w:r w:rsidRPr="00635BCD">
            <w:rPr>
              <w:i/>
              <w:lang w:val="en-US"/>
            </w:rPr>
            <w:t>layer interdependence</w:t>
          </w:r>
          <w:r w:rsidRPr="00635BCD">
            <w:rPr>
              <w:lang w:val="en-US"/>
            </w:rPr>
            <w:t xml:space="preserve"> (a measure of how much information about one layer predicts information in another layer)</w:t>
          </w:r>
          <w:r w:rsidRPr="00AA6EB7">
            <w:rPr>
              <w:rStyle w:val="Refdenotaalpie"/>
            </w:rPr>
            <w:footnoteReference w:id="3"/>
          </w:r>
          <w:r w:rsidRPr="00635BCD">
            <w:rPr>
              <w:lang w:val="en-US"/>
            </w:rPr>
            <w:t xml:space="preserve">, and allows to </w:t>
          </w:r>
          <w:r w:rsidRPr="00635BCD">
            <w:rPr>
              <w:i/>
              <w:lang w:val="en-US"/>
            </w:rPr>
            <w:t>detect communities within the network</w:t>
          </w:r>
          <w:r w:rsidRPr="00635BCD">
            <w:rPr>
              <w:lang w:val="en-US"/>
            </w:rPr>
            <w:t xml:space="preserve"> ('blocks', a metric similar to modularity of bipartite networks)</w:t>
          </w:r>
          <w:r w:rsidRPr="00AA6EB7">
            <w:fldChar w:fldCharType="begin"/>
          </w:r>
          <w:r w:rsidRPr="00635BCD">
            <w:rPr>
              <w:lang w:val="en-US"/>
            </w:rPr>
            <w:instrText xml:space="preserve"> NOTEREF _Ref523131738 \f \h  \* MERGEFORMAT </w:instrText>
          </w:r>
          <w:r w:rsidRPr="00AA6EB7">
            <w:fldChar w:fldCharType="separate"/>
          </w:r>
          <w:r w:rsidRPr="00635BCD">
            <w:rPr>
              <w:rStyle w:val="Refdenotaalpie"/>
              <w:lang w:val="en-US"/>
            </w:rPr>
            <w:t>42</w:t>
          </w:r>
          <w:r w:rsidRPr="00AA6EB7">
            <w:fldChar w:fldCharType="end"/>
          </w:r>
          <w:r w:rsidRPr="00635BCD">
            <w:rPr>
              <w:vertAlign w:val="superscript"/>
              <w:lang w:val="en-US"/>
            </w:rPr>
            <w:t>,</w:t>
          </w:r>
          <w:r w:rsidRPr="00AA6EB7">
            <w:rPr>
              <w:rStyle w:val="Refdenotaalpie"/>
            </w:rPr>
            <w:footnoteReference w:id="4"/>
          </w:r>
          <w:r w:rsidRPr="00635BCD">
            <w:rPr>
              <w:vertAlign w:val="superscript"/>
              <w:lang w:val="en-US"/>
            </w:rPr>
            <w:t>,</w:t>
          </w:r>
          <w:r w:rsidRPr="00AA6EB7">
            <w:rPr>
              <w:rStyle w:val="Refdenotaalpie"/>
            </w:rPr>
            <w:footnoteReference w:id="5"/>
          </w:r>
          <w:r w:rsidRPr="00635BCD">
            <w:rPr>
              <w:lang w:val="en-US"/>
            </w:rPr>
            <w:t>. Tripartite network analysis is only recently being used to address multiple interactions and, despite the field evolves rapidly</w:t>
          </w:r>
          <w:r w:rsidRPr="00AA6EB7">
            <w:fldChar w:fldCharType="begin"/>
          </w:r>
          <w:r w:rsidRPr="00635BCD">
            <w:rPr>
              <w:lang w:val="en-US"/>
            </w:rPr>
            <w:instrText xml:space="preserve"> NOTEREF _Ref523130179 \f \h  \* MERGEFORMAT </w:instrText>
          </w:r>
          <w:r w:rsidRPr="00AA6EB7">
            <w:fldChar w:fldCharType="separate"/>
          </w:r>
          <w:r w:rsidRPr="00635BCD">
            <w:rPr>
              <w:rStyle w:val="Refdenotaalpie"/>
              <w:lang w:val="en-US"/>
            </w:rPr>
            <w:t>43</w:t>
          </w:r>
          <w:r w:rsidRPr="00AA6EB7">
            <w:fldChar w:fldCharType="end"/>
          </w:r>
          <w:r w:rsidRPr="00635BCD">
            <w:rPr>
              <w:lang w:val="en-US"/>
            </w:rPr>
            <w:t>, networks involving more than two partners have to be decomposed into bipartite networks to obtain other relevant metrics</w:t>
          </w:r>
          <w:r w:rsidRPr="00AA6EB7">
            <w:rPr>
              <w:rStyle w:val="Refdenotaalpie"/>
            </w:rPr>
            <w:footnoteReference w:id="6"/>
          </w:r>
          <w:r w:rsidRPr="00635BCD">
            <w:rPr>
              <w:lang w:val="en-US"/>
            </w:rPr>
            <w:t xml:space="preserve">, such as </w:t>
          </w:r>
          <w:r w:rsidRPr="00635BCD">
            <w:rPr>
              <w:i/>
              <w:lang w:val="en-US"/>
            </w:rPr>
            <w:t>modularity</w:t>
          </w:r>
          <w:r w:rsidRPr="00AA6EB7">
            <w:rPr>
              <w:rStyle w:val="Refdenotaalpie"/>
            </w:rPr>
            <w:footnoteReference w:id="7"/>
          </w:r>
          <w:r w:rsidRPr="00635BCD">
            <w:rPr>
              <w:lang w:val="en-US"/>
            </w:rPr>
            <w:t xml:space="preserve">, </w:t>
          </w:r>
          <w:r w:rsidRPr="00635BCD">
            <w:rPr>
              <w:i/>
              <w:lang w:val="en-US"/>
            </w:rPr>
            <w:t>nestedness</w:t>
          </w:r>
          <w:r w:rsidRPr="00AA6EB7">
            <w:rPr>
              <w:rStyle w:val="Refdenotaalpie"/>
            </w:rPr>
            <w:footnoteReference w:id="8"/>
          </w:r>
          <w:r w:rsidRPr="00635BCD">
            <w:rPr>
              <w:lang w:val="en-US"/>
            </w:rPr>
            <w:t xml:space="preserve">, and </w:t>
          </w:r>
          <w:r w:rsidRPr="00635BCD">
            <w:rPr>
              <w:i/>
              <w:lang w:val="en-US"/>
            </w:rPr>
            <w:t>specialization</w:t>
          </w:r>
          <w:r w:rsidRPr="00AA6EB7">
            <w:rPr>
              <w:rStyle w:val="Refdenotaalpie"/>
            </w:rPr>
            <w:footnoteReference w:id="9"/>
          </w:r>
          <w:r w:rsidRPr="00635BCD">
            <w:rPr>
              <w:lang w:val="en-US"/>
            </w:rPr>
            <w:t xml:space="preserve">. </w:t>
          </w:r>
          <w:r w:rsidRPr="00635BCD">
            <w:rPr>
              <w:lang w:val="en-US" w:eastAsia="en-GB"/>
            </w:rPr>
            <w:t>A high modularity indicates there are subsets of strongly connected species interlinked through a few interactions</w:t>
          </w:r>
          <w:r w:rsidRPr="00AA6EB7">
            <w:rPr>
              <w:lang w:eastAsia="en-GB"/>
            </w:rPr>
            <w:fldChar w:fldCharType="begin"/>
          </w:r>
          <w:r w:rsidRPr="00635BCD">
            <w:rPr>
              <w:lang w:val="en-US" w:eastAsia="en-GB"/>
            </w:rPr>
            <w:instrText xml:space="preserve"> NOTEREF _Ref523132243 \f \h  \* MERGEFORMAT </w:instrText>
          </w:r>
          <w:r w:rsidRPr="00AA6EB7">
            <w:rPr>
              <w:lang w:eastAsia="en-GB"/>
            </w:rPr>
          </w:r>
          <w:r w:rsidRPr="00AA6EB7">
            <w:rPr>
              <w:lang w:eastAsia="en-GB"/>
            </w:rPr>
            <w:fldChar w:fldCharType="separate"/>
          </w:r>
          <w:r w:rsidRPr="00635BCD">
            <w:rPr>
              <w:rStyle w:val="Refdenotaalpie"/>
              <w:lang w:val="en-US"/>
            </w:rPr>
            <w:t>46</w:t>
          </w:r>
          <w:r w:rsidRPr="00AA6EB7">
            <w:rPr>
              <w:lang w:eastAsia="en-GB"/>
            </w:rPr>
            <w:fldChar w:fldCharType="end"/>
          </w:r>
          <w:r w:rsidRPr="00635BCD">
            <w:rPr>
              <w:lang w:val="en-US" w:eastAsia="en-GB"/>
            </w:rPr>
            <w:t xml:space="preserve">. A high nestedness indicates </w:t>
          </w:r>
          <w:r w:rsidRPr="00635BCD">
            <w:rPr>
              <w:lang w:val="en-US"/>
            </w:rPr>
            <w:t>that there is a core of the most generalist species interacting among them</w:t>
          </w:r>
          <w:r w:rsidRPr="00AA6EB7">
            <w:fldChar w:fldCharType="begin"/>
          </w:r>
          <w:r w:rsidRPr="00635BCD">
            <w:rPr>
              <w:lang w:val="en-US"/>
            </w:rPr>
            <w:instrText xml:space="preserve"> NOTEREF _Ref523132265 \f \h  \* MERGEFORMAT </w:instrText>
          </w:r>
          <w:r w:rsidRPr="00AA6EB7">
            <w:fldChar w:fldCharType="separate"/>
          </w:r>
          <w:r w:rsidRPr="00635BCD">
            <w:rPr>
              <w:rStyle w:val="Refdenotaalpie"/>
              <w:lang w:val="en-US"/>
            </w:rPr>
            <w:t>47</w:t>
          </w:r>
          <w:r w:rsidRPr="00AA6EB7">
            <w:fldChar w:fldCharType="end"/>
          </w:r>
          <w:r w:rsidRPr="00635BCD">
            <w:rPr>
              <w:lang w:val="en-US"/>
            </w:rPr>
            <w:t>.</w:t>
          </w:r>
          <w:r w:rsidRPr="00635BCD">
            <w:rPr>
              <w:lang w:val="en-US" w:eastAsia="en-GB"/>
            </w:rPr>
            <w:t xml:space="preserve"> Partner breadth of a species can be quantified with the degree of interaction specialization at the species (d') and network (H') level</w:t>
          </w:r>
          <w:r w:rsidRPr="00AA6EB7">
            <w:rPr>
              <w:lang w:eastAsia="en-GB"/>
            </w:rPr>
            <w:fldChar w:fldCharType="begin"/>
          </w:r>
          <w:r w:rsidRPr="00635BCD">
            <w:rPr>
              <w:lang w:val="en-US" w:eastAsia="en-GB"/>
            </w:rPr>
            <w:instrText xml:space="preserve"> NOTEREF _Ref523132285 \f \h  \* MERGEFORMAT </w:instrText>
          </w:r>
          <w:r w:rsidRPr="00AA6EB7">
            <w:rPr>
              <w:lang w:eastAsia="en-GB"/>
            </w:rPr>
          </w:r>
          <w:r w:rsidRPr="00AA6EB7">
            <w:rPr>
              <w:lang w:eastAsia="en-GB"/>
            </w:rPr>
            <w:fldChar w:fldCharType="separate"/>
          </w:r>
          <w:r w:rsidRPr="00635BCD">
            <w:rPr>
              <w:rStyle w:val="Refdenotaalpie"/>
              <w:lang w:val="en-US"/>
            </w:rPr>
            <w:t>48</w:t>
          </w:r>
          <w:r w:rsidRPr="00AA6EB7">
            <w:rPr>
              <w:lang w:eastAsia="en-GB"/>
            </w:rPr>
            <w:fldChar w:fldCharType="end"/>
          </w:r>
          <w:r w:rsidRPr="00635BCD">
            <w:rPr>
              <w:lang w:val="en-US" w:eastAsia="en-GB"/>
            </w:rPr>
            <w:t>.</w:t>
          </w:r>
        </w:p>
        <w:p w14:paraId="3E5E5EE2" w14:textId="0873EB9E" w:rsidR="00DF51C6" w:rsidRPr="00395833" w:rsidRDefault="00144F7B" w:rsidP="00AA6EB7">
          <w:pPr>
            <w:widowControl w:val="0"/>
            <w:autoSpaceDE w:val="0"/>
            <w:autoSpaceDN w:val="0"/>
            <w:adjustRightInd w:val="0"/>
            <w:spacing w:after="0" w:line="240" w:lineRule="auto"/>
            <w:jc w:val="both"/>
            <w:rPr>
              <w:b/>
              <w:lang w:val="en-US" w:eastAsia="en-GB"/>
            </w:rPr>
          </w:pPr>
          <w:ins w:id="71" w:author="Hans Jacquemyn" w:date="2018-11-28T15:47:00Z">
            <w:r w:rsidRPr="00395833">
              <w:rPr>
                <w:i/>
                <w:noProof/>
                <w:lang w:val="en-GB" w:eastAsia="en-GB"/>
                <w:rPrChange w:id="72" w:author="Unknown">
                  <w:rPr>
                    <w:noProof/>
                    <w:lang w:val="en-GB" w:eastAsia="en-GB"/>
                  </w:rPr>
                </w:rPrChange>
              </w:rPr>
              <mc:AlternateContent>
                <mc:Choice Requires="wpg">
                  <w:drawing>
                    <wp:anchor distT="0" distB="0" distL="114300" distR="114300" simplePos="0" relativeHeight="251666432" behindDoc="0" locked="0" layoutInCell="1" allowOverlap="1" wp14:anchorId="6222BF76" wp14:editId="6A17F6C2">
                      <wp:simplePos x="0" y="0"/>
                      <wp:positionH relativeFrom="margin">
                        <wp:posOffset>0</wp:posOffset>
                      </wp:positionH>
                      <wp:positionV relativeFrom="paragraph">
                        <wp:posOffset>194310</wp:posOffset>
                      </wp:positionV>
                      <wp:extent cx="4792980" cy="1882140"/>
                      <wp:effectExtent l="19050" t="19050" r="26670" b="22860"/>
                      <wp:wrapTopAndBottom/>
                      <wp:docPr id="7" name="Grupo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2980" cy="1882140"/>
                                <a:chOff x="0" y="0"/>
                                <a:chExt cx="4411593" cy="1365250"/>
                              </a:xfrm>
                            </wpg:grpSpPr>
                            <pic:pic xmlns:pic="http://schemas.openxmlformats.org/drawingml/2006/picture">
                              <pic:nvPicPr>
                                <pic:cNvPr id="9" name="Picture 5" descr="Network_scheme"/>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5937"/>
                                  <a:ext cx="2185035" cy="1347470"/>
                                </a:xfrm>
                                <a:prstGeom prst="rect">
                                  <a:avLst/>
                                </a:prstGeom>
                                <a:noFill/>
                                <a:ln w="9525">
                                  <a:solidFill>
                                    <a:srgbClr val="000000"/>
                                  </a:solidFill>
                                  <a:miter lim="800000"/>
                                  <a:headEnd/>
                                  <a:tailEnd/>
                                </a:ln>
                              </pic:spPr>
                            </pic:pic>
                            <wps:wsp>
                              <wps:cNvPr id="10" name="Cuadro de texto 2"/>
                              <wps:cNvSpPr txBox="1">
                                <a:spLocks noChangeArrowheads="1"/>
                              </wps:cNvSpPr>
                              <wps:spPr bwMode="auto">
                                <a:xfrm>
                                  <a:off x="2190998" y="0"/>
                                  <a:ext cx="2220595" cy="1365250"/>
                                </a:xfrm>
                                <a:prstGeom prst="rect">
                                  <a:avLst/>
                                </a:prstGeom>
                                <a:solidFill>
                                  <a:srgbClr val="FFFFFF"/>
                                </a:solidFill>
                                <a:ln w="9525">
                                  <a:solidFill>
                                    <a:srgbClr val="000000"/>
                                  </a:solidFill>
                                  <a:miter lim="800000"/>
                                  <a:headEnd/>
                                  <a:tailEnd/>
                                </a:ln>
                              </wps:spPr>
                              <wps:txbx>
                                <w:txbxContent>
                                  <w:p w14:paraId="014DCD7D" w14:textId="5A3EB81C" w:rsidR="00BF6157" w:rsidRPr="00C335F5" w:rsidRDefault="00BF6157" w:rsidP="00144F7B">
                                    <w:pPr>
                                      <w:spacing w:line="240" w:lineRule="auto"/>
                                      <w:rPr>
                                        <w:rFonts w:ascii="Arial Narrow" w:hAnsi="Arial Narrow"/>
                                        <w:b/>
                                      </w:rPr>
                                    </w:pPr>
                                    <w:r w:rsidRPr="00395833">
                                      <w:rPr>
                                        <w:b/>
                                        <w:lang w:val="en-US"/>
                                      </w:rPr>
                                      <w:t xml:space="preserve">Fig. </w:t>
                                    </w:r>
                                    <w:ins w:id="73" w:author="agustina ventre" w:date="2018-11-29T12:47:00Z">
                                      <w:r>
                                        <w:rPr>
                                          <w:b/>
                                          <w:lang w:val="en-US"/>
                                        </w:rPr>
                                        <w:t>3</w:t>
                                      </w:r>
                                    </w:ins>
                                    <w:del w:id="74" w:author="agustina ventre" w:date="2018-11-29T12:47:00Z">
                                      <w:r w:rsidRPr="00395833" w:rsidDel="00635BCD">
                                        <w:rPr>
                                          <w:b/>
                                          <w:lang w:val="en-US"/>
                                        </w:rPr>
                                        <w:delText>2</w:delText>
                                      </w:r>
                                    </w:del>
                                    <w:r w:rsidRPr="00395833">
                                      <w:rPr>
                                        <w:lang w:val="en-US"/>
                                      </w:rPr>
                                      <w:t xml:space="preserve"> Schematic representation of a tripartite interaction network between orchids</w:t>
                                    </w:r>
                                    <w:r w:rsidRPr="00395833">
                                      <w:rPr>
                                        <w:rFonts w:ascii="Arial Narrow" w:hAnsi="Arial Narrow"/>
                                        <w:lang w:val="en-US"/>
                                      </w:rPr>
                                      <w:t xml:space="preserve"> </w:t>
                                    </w:r>
                                    <w:r w:rsidRPr="00395833">
                                      <w:rPr>
                                        <w:lang w:val="en-US"/>
                                      </w:rPr>
                                      <w:t xml:space="preserve">(circles), mycorrhiza (squares) and host trees (rhombi). </w:t>
                                    </w:r>
                                    <w:r w:rsidRPr="00CD242C">
                                      <w:t>Characters depict different species; lines</w:t>
                                    </w:r>
                                    <w:r>
                                      <w:t xml:space="preserve"> depict </w:t>
                                    </w:r>
                                    <w:r w:rsidRPr="00CD242C">
                                      <w:t>inter</w:t>
                                    </w:r>
                                    <w:r>
                                      <w:t>-</w:t>
                                    </w:r>
                                    <w:r w:rsidRPr="00CD242C">
                                      <w:t>specific interactions.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2BF76" id="Grupo 16" o:spid="_x0000_s1029" style="position:absolute;left:0;text-align:left;margin-left:0;margin-top:15.3pt;width:377.4pt;height:148.2pt;z-index:251666432;mso-position-horizontal-relative:margin" coordsize="44115,136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">
                      <v:shape id="Picture 5" o:spid="_x0000_s1030" type="#_x0000_t75" alt="Network_scheme" style="position:absolute;top:59;width:21850;height:134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3llvLFAAAA2gAAAA8AAABkcnMvZG93bnJldi54bWxEj0FrwkAUhO+F/oflCb01GxWsTV2lCIJU&#10;Eao96O01+0yC2bdhdxOjv75bKPQ4zMw3zGzRm1p05HxlWcEwSUEQ51ZXXCj4OqyepyB8QNZYWyYF&#10;N/KwmD8+zDDT9sqf1O1DISKEfYYKyhCaTEqfl2TQJ7Yhjt7ZOoMhSldI7fAa4aaWozSdSIMVx4US&#10;G1qWlF/2rVHQujYcP16W4/su3ZjjtjtNdt8npZ4G/fsbiEB9+A//tddawSv8Xok3QM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d5ZbyxQAAANoAAAAPAAAAAAAAAAAAAAAA&#10;AJ8CAABkcnMvZG93bnJldi54bWxQSwUGAAAAAAQABAD3AAAAkQMAAAAA&#10;" stroked="t">
                        <v:imagedata r:id="rId17" o:title="Network_scheme"/>
                        <v:path arrowok="t"/>
                      </v:shape>
                      <v:shape id="Cuadro de texto 2" o:spid="_x0000_s1031" type="#_x0000_t202" style="position:absolute;left:21909;width:22206;height:13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14:paraId="014DCD7D" w14:textId="5A3EB81C" w:rsidR="00BF6157" w:rsidRPr="00C335F5" w:rsidRDefault="00BF6157" w:rsidP="00144F7B">
                              <w:pPr>
                                <w:spacing w:line="240" w:lineRule="auto"/>
                                <w:rPr>
                                  <w:rFonts w:ascii="Arial Narrow" w:hAnsi="Arial Narrow"/>
                                  <w:b/>
                                </w:rPr>
                              </w:pPr>
                              <w:r w:rsidRPr="00395833">
                                <w:rPr>
                                  <w:b/>
                                  <w:lang w:val="en-US"/>
                                </w:rPr>
                                <w:t xml:space="preserve">Fig. </w:t>
                              </w:r>
                              <w:ins w:id="205" w:author="agustina ventre" w:date="2018-11-29T12:47:00Z">
                                <w:r>
                                  <w:rPr>
                                    <w:b/>
                                    <w:lang w:val="en-US"/>
                                  </w:rPr>
                                  <w:t>3</w:t>
                                </w:r>
                              </w:ins>
                              <w:del w:id="206" w:author="agustina ventre" w:date="2018-11-29T12:47:00Z">
                                <w:r w:rsidRPr="00395833" w:rsidDel="00635BCD">
                                  <w:rPr>
                                    <w:b/>
                                    <w:lang w:val="en-US"/>
                                  </w:rPr>
                                  <w:delText>2</w:delText>
                                </w:r>
                              </w:del>
                              <w:r w:rsidRPr="00395833">
                                <w:rPr>
                                  <w:lang w:val="en-US"/>
                                </w:rPr>
                                <w:t xml:space="preserve"> Schematic representation of a tripartite interaction network between orchids</w:t>
                              </w:r>
                              <w:r w:rsidRPr="00395833">
                                <w:rPr>
                                  <w:rFonts w:ascii="Arial Narrow" w:hAnsi="Arial Narrow"/>
                                  <w:lang w:val="en-US"/>
                                </w:rPr>
                                <w:t xml:space="preserve"> </w:t>
                              </w:r>
                              <w:r w:rsidRPr="00395833">
                                <w:rPr>
                                  <w:lang w:val="en-US"/>
                                </w:rPr>
                                <w:t xml:space="preserve">(circles), mycorrhiza (squares) and host trees (rhombi). </w:t>
                              </w:r>
                              <w:r w:rsidRPr="00CD242C">
                                <w:t>Characters depict different species; lines</w:t>
                              </w:r>
                              <w:r>
                                <w:t xml:space="preserve"> depict </w:t>
                              </w:r>
                              <w:r w:rsidRPr="00CD242C">
                                <w:t>inter</w:t>
                              </w:r>
                              <w:r>
                                <w:t>-</w:t>
                              </w:r>
                              <w:r w:rsidRPr="00CD242C">
                                <w:t>specific interactions.</w:t>
                              </w:r>
                            </w:p>
                          </w:txbxContent>
                        </v:textbox>
                      </v:shape>
                      <w10:wrap type="topAndBottom" anchorx="margin"/>
                    </v:group>
                  </w:pict>
                </mc:Fallback>
              </mc:AlternateContent>
            </w:r>
          </w:ins>
        </w:p>
        <w:p w14:paraId="456ACFC7" w14:textId="2D3C87B0" w:rsidR="00DF51C6" w:rsidRPr="00F673CD" w:rsidRDefault="00AA6EB7" w:rsidP="00AA6EB7">
          <w:pPr>
            <w:widowControl w:val="0"/>
            <w:autoSpaceDE w:val="0"/>
            <w:autoSpaceDN w:val="0"/>
            <w:adjustRightInd w:val="0"/>
            <w:spacing w:after="0" w:line="240" w:lineRule="auto"/>
            <w:jc w:val="both"/>
            <w:rPr>
              <w:lang w:val="en-US" w:eastAsia="en-GB"/>
            </w:rPr>
          </w:pPr>
          <w:r w:rsidRPr="00395833">
            <w:rPr>
              <w:lang w:val="en-US" w:eastAsia="en-GB"/>
            </w:rPr>
            <w:tab/>
          </w:r>
          <w:r w:rsidR="00DF51C6" w:rsidRPr="00395833">
            <w:rPr>
              <w:lang w:val="en-US" w:eastAsia="en-GB"/>
            </w:rPr>
            <w:t>I expect nestedness and specialization to vary between forests. In cloud forests, where abiotic stress is lowest, epiphyte abundance is high and competition for resources is strong</w:t>
          </w:r>
          <w:r w:rsidR="00DF51C6" w:rsidRPr="00AA6EB7">
            <w:rPr>
              <w:lang w:eastAsia="en-GB"/>
            </w:rPr>
            <w:fldChar w:fldCharType="begin"/>
          </w:r>
          <w:r w:rsidR="00DF51C6" w:rsidRPr="00395833">
            <w:rPr>
              <w:lang w:val="en-US" w:eastAsia="en-GB"/>
            </w:rPr>
            <w:instrText xml:space="preserve"> NOTEREF _Ref522804355 \f \h  \* MERGEFORMAT </w:instrText>
          </w:r>
          <w:r w:rsidR="00DF51C6" w:rsidRPr="00AA6EB7">
            <w:rPr>
              <w:lang w:eastAsia="en-GB"/>
            </w:rPr>
          </w:r>
          <w:r w:rsidR="00DF51C6" w:rsidRPr="00AA6EB7">
            <w:rPr>
              <w:lang w:eastAsia="en-GB"/>
            </w:rPr>
            <w:fldChar w:fldCharType="separate"/>
          </w:r>
          <w:r w:rsidR="00DF51C6" w:rsidRPr="00395833">
            <w:rPr>
              <w:rStyle w:val="Refdenotaalpie"/>
              <w:lang w:val="en-US"/>
            </w:rPr>
            <w:t>9</w:t>
          </w:r>
          <w:r w:rsidR="00DF51C6" w:rsidRPr="00AA6EB7">
            <w:rPr>
              <w:lang w:eastAsia="en-GB"/>
            </w:rPr>
            <w:fldChar w:fldCharType="end"/>
          </w:r>
          <w:r w:rsidR="00DF51C6" w:rsidRPr="00395833">
            <w:rPr>
              <w:lang w:val="en-US" w:eastAsia="en-GB"/>
            </w:rPr>
            <w:t xml:space="preserve">, </w:t>
          </w:r>
          <w:commentRangeStart w:id="75"/>
          <w:r w:rsidR="00DF51C6" w:rsidRPr="00395833">
            <w:rPr>
              <w:lang w:val="en-US" w:eastAsia="en-GB"/>
            </w:rPr>
            <w:t>orchid-mycorrhiza-host tree interactions will be weaker and orchids will establish generalist associations with the most abundant partner species</w:t>
          </w:r>
          <w:commentRangeEnd w:id="75"/>
          <w:r w:rsidR="00BB0599">
            <w:rPr>
              <w:rStyle w:val="Refdecomentario"/>
            </w:rPr>
            <w:commentReference w:id="75"/>
          </w:r>
          <w:r w:rsidR="00DF51C6" w:rsidRPr="00AA6EB7">
            <w:rPr>
              <w:lang w:eastAsia="en-GB"/>
            </w:rPr>
            <w:fldChar w:fldCharType="begin"/>
          </w:r>
          <w:r w:rsidR="00DF51C6" w:rsidRPr="00395833">
            <w:rPr>
              <w:lang w:val="en-US" w:eastAsia="en-GB"/>
            </w:rPr>
            <w:instrText xml:space="preserve"> NOTEREF _Ref522804440 \f \h  \* MERGEFORMAT </w:instrText>
          </w:r>
          <w:r w:rsidR="00DF51C6" w:rsidRPr="00AA6EB7">
            <w:rPr>
              <w:lang w:eastAsia="en-GB"/>
            </w:rPr>
          </w:r>
          <w:r w:rsidR="00DF51C6" w:rsidRPr="00AA6EB7">
            <w:rPr>
              <w:lang w:eastAsia="en-GB"/>
            </w:rPr>
            <w:fldChar w:fldCharType="separate"/>
          </w:r>
          <w:r w:rsidR="00DF51C6" w:rsidRPr="00395833">
            <w:rPr>
              <w:rStyle w:val="Refdenotaalpie"/>
              <w:lang w:val="en-US"/>
            </w:rPr>
            <w:t>39</w:t>
          </w:r>
          <w:r w:rsidR="00DF51C6" w:rsidRPr="00AA6EB7">
            <w:rPr>
              <w:lang w:eastAsia="en-GB"/>
            </w:rPr>
            <w:fldChar w:fldCharType="end"/>
          </w:r>
          <w:r w:rsidR="00DF51C6" w:rsidRPr="00395833">
            <w:rPr>
              <w:lang w:val="en-US" w:eastAsia="en-GB"/>
            </w:rPr>
            <w:t xml:space="preserve">. In dry forests, </w:t>
          </w:r>
          <w:r w:rsidR="00BB0599">
            <w:rPr>
              <w:lang w:val="en-US" w:eastAsia="en-GB"/>
            </w:rPr>
            <w:t xml:space="preserve">where the conditions are harsher, </w:t>
          </w:r>
          <w:r w:rsidR="00DF51C6" w:rsidRPr="00395833">
            <w:rPr>
              <w:lang w:val="en-US" w:eastAsia="en-GB"/>
            </w:rPr>
            <w:t xml:space="preserve"> </w:t>
          </w:r>
          <w:commentRangeStart w:id="76"/>
          <w:r w:rsidR="00DF51C6" w:rsidRPr="00395833">
            <w:rPr>
              <w:lang w:val="en-US" w:eastAsia="en-GB"/>
            </w:rPr>
            <w:t xml:space="preserve">physiological adaptation of the orchid will be a strong determinant of its distribution and also </w:t>
          </w:r>
          <w:r w:rsidR="00DF51C6" w:rsidRPr="00395833">
            <w:rPr>
              <w:lang w:val="en-US" w:eastAsia="en-GB"/>
            </w:rPr>
            <w:lastRenderedPageBreak/>
            <w:t>interaction networks will probably be more specialized</w:t>
          </w:r>
          <w:r w:rsidR="00DF51C6" w:rsidRPr="00AA6EB7">
            <w:rPr>
              <w:lang w:eastAsia="en-GB"/>
            </w:rPr>
            <w:fldChar w:fldCharType="begin"/>
          </w:r>
          <w:r w:rsidR="00DF51C6" w:rsidRPr="00395833">
            <w:rPr>
              <w:lang w:val="en-US" w:eastAsia="en-GB"/>
            </w:rPr>
            <w:instrText xml:space="preserve"> NOTEREF _Ref522804355 \f \h  \* MERGEFORMAT </w:instrText>
          </w:r>
          <w:r w:rsidR="00DF51C6" w:rsidRPr="00AA6EB7">
            <w:rPr>
              <w:lang w:eastAsia="en-GB"/>
            </w:rPr>
          </w:r>
          <w:r w:rsidR="00DF51C6" w:rsidRPr="00AA6EB7">
            <w:rPr>
              <w:lang w:eastAsia="en-GB"/>
            </w:rPr>
            <w:fldChar w:fldCharType="separate"/>
          </w:r>
          <w:r w:rsidR="00DF51C6" w:rsidRPr="00395833">
            <w:rPr>
              <w:rStyle w:val="Refdenotaalpie"/>
              <w:lang w:val="en-US"/>
            </w:rPr>
            <w:t>9</w:t>
          </w:r>
          <w:r w:rsidR="00DF51C6" w:rsidRPr="00AA6EB7">
            <w:rPr>
              <w:lang w:eastAsia="en-GB"/>
            </w:rPr>
            <w:fldChar w:fldCharType="end"/>
          </w:r>
          <w:commentRangeEnd w:id="76"/>
          <w:r w:rsidR="00BB0599">
            <w:rPr>
              <w:rStyle w:val="Refdecomentario"/>
            </w:rPr>
            <w:commentReference w:id="76"/>
          </w:r>
          <w:r w:rsidR="00DF51C6" w:rsidRPr="00395833">
            <w:rPr>
              <w:vertAlign w:val="superscript"/>
              <w:lang w:val="en-US" w:eastAsia="en-GB"/>
            </w:rPr>
            <w:t>,</w:t>
          </w:r>
          <w:r w:rsidR="00DF51C6" w:rsidRPr="00AA6EB7">
            <w:rPr>
              <w:lang w:eastAsia="en-GB"/>
            </w:rPr>
            <w:fldChar w:fldCharType="begin"/>
          </w:r>
          <w:r w:rsidR="00DF51C6" w:rsidRPr="00395833">
            <w:rPr>
              <w:lang w:val="en-US" w:eastAsia="en-GB"/>
            </w:rPr>
            <w:instrText xml:space="preserve"> NOTEREF _Ref522795847 \f \h  \* MERGEFORMAT </w:instrText>
          </w:r>
          <w:r w:rsidR="00DF51C6" w:rsidRPr="00AA6EB7">
            <w:rPr>
              <w:lang w:eastAsia="en-GB"/>
            </w:rPr>
          </w:r>
          <w:r w:rsidR="00DF51C6" w:rsidRPr="00AA6EB7">
            <w:rPr>
              <w:lang w:eastAsia="en-GB"/>
            </w:rPr>
            <w:fldChar w:fldCharType="separate"/>
          </w:r>
          <w:r w:rsidR="00DF51C6" w:rsidRPr="00395833">
            <w:rPr>
              <w:rStyle w:val="Refdenotaalpie"/>
              <w:lang w:val="en-US"/>
            </w:rPr>
            <w:t>17</w:t>
          </w:r>
          <w:r w:rsidR="00DF51C6" w:rsidRPr="00AA6EB7">
            <w:rPr>
              <w:lang w:eastAsia="en-GB"/>
            </w:rPr>
            <w:fldChar w:fldCharType="end"/>
          </w:r>
          <w:r w:rsidR="00DF51C6" w:rsidRPr="00395833">
            <w:rPr>
              <w:lang w:val="en-US" w:eastAsia="en-GB"/>
            </w:rPr>
            <w:t>.</w:t>
          </w:r>
        </w:p>
        <w:p w14:paraId="3ED8A409" w14:textId="77777777" w:rsidR="0039647E" w:rsidRPr="00F673CD" w:rsidRDefault="0039647E" w:rsidP="00AA6EB7">
          <w:pPr>
            <w:spacing w:after="0" w:line="240" w:lineRule="auto"/>
            <w:jc w:val="both"/>
            <w:rPr>
              <w:b/>
              <w:lang w:val="en-US"/>
            </w:rPr>
          </w:pPr>
        </w:p>
        <w:p w14:paraId="1E6A8EC3" w14:textId="77777777" w:rsidR="00DF51C6" w:rsidRPr="00F673CD" w:rsidRDefault="00DF51C6" w:rsidP="00AA6EB7">
          <w:pPr>
            <w:spacing w:after="0" w:line="240" w:lineRule="auto"/>
            <w:jc w:val="both"/>
            <w:rPr>
              <w:b/>
              <w:lang w:val="en-US"/>
            </w:rPr>
          </w:pPr>
          <w:r w:rsidRPr="00F673CD">
            <w:rPr>
              <w:b/>
              <w:lang w:val="en-US"/>
            </w:rPr>
            <w:t>WP2 Assessing how mycorrhizal fungi are distributed over the host tree trunk.</w:t>
          </w:r>
        </w:p>
        <w:p w14:paraId="78F3A2FB" w14:textId="77777777" w:rsidR="00DF51C6" w:rsidRPr="00AA6EB7" w:rsidRDefault="00DF51C6" w:rsidP="00AA6EB7">
          <w:pPr>
            <w:spacing w:after="0" w:line="240" w:lineRule="auto"/>
            <w:jc w:val="both"/>
            <w:rPr>
              <w:b/>
              <w:lang w:val="en-GB"/>
            </w:rPr>
          </w:pPr>
        </w:p>
        <w:p w14:paraId="339703F4" w14:textId="6AA93C08" w:rsidR="00DF51C6" w:rsidRPr="00F673CD" w:rsidRDefault="00DF51C6" w:rsidP="00AA6EB7">
          <w:pPr>
            <w:spacing w:after="0" w:line="240" w:lineRule="auto"/>
            <w:jc w:val="both"/>
            <w:rPr>
              <w:lang w:val="en-US"/>
            </w:rPr>
          </w:pPr>
          <w:r w:rsidRPr="00AA6EB7">
            <w:rPr>
              <w:lang w:val="en-GB"/>
            </w:rPr>
            <w:t xml:space="preserve">The interaction between orchids and mycorrhizal fungi is asymmetric. </w:t>
          </w:r>
          <w:r w:rsidRPr="00F673CD">
            <w:rPr>
              <w:lang w:val="en-US"/>
            </w:rPr>
            <w:t>Orchid seeds have to find suitable mycorrhizal fungi for germinati</w:t>
          </w:r>
          <w:r w:rsidR="00BB0599">
            <w:rPr>
              <w:lang w:val="en-US"/>
            </w:rPr>
            <w:t>o</w:t>
          </w:r>
          <w:r w:rsidRPr="00F673CD">
            <w:rPr>
              <w:lang w:val="en-US"/>
            </w:rPr>
            <w:t xml:space="preserve">n, while fungi </w:t>
          </w:r>
          <w:r w:rsidR="00BB0599">
            <w:rPr>
              <w:lang w:val="en-US"/>
            </w:rPr>
            <w:t>do not necessarily depend on</w:t>
          </w:r>
          <w:r w:rsidRPr="00F673CD">
            <w:rPr>
              <w:lang w:val="en-US"/>
            </w:rPr>
            <w:t xml:space="preserve"> the orchid</w:t>
          </w:r>
          <w:r w:rsidR="00BB0599">
            <w:rPr>
              <w:lang w:val="en-US"/>
            </w:rPr>
            <w:t xml:space="preserve"> for their survival</w:t>
          </w:r>
          <w:r w:rsidRPr="00F673CD">
            <w:rPr>
              <w:lang w:val="en-US"/>
            </w:rPr>
            <w:t xml:space="preserve">. </w:t>
          </w:r>
          <w:r w:rsidR="00BB0599">
            <w:rPr>
              <w:lang w:val="en-US"/>
            </w:rPr>
            <w:t>However, it is likely to assume that the spatial distribution of fungi themselves depends on characteristics of the environment</w:t>
          </w:r>
          <w:r w:rsidRPr="00F673CD">
            <w:rPr>
              <w:lang w:val="en-US"/>
            </w:rPr>
            <w:t xml:space="preserve">. </w:t>
          </w:r>
          <w:r w:rsidR="002F3165">
            <w:rPr>
              <w:lang w:val="en-US"/>
            </w:rPr>
            <w:t xml:space="preserve">Spatial variation in </w:t>
          </w:r>
          <w:r w:rsidRPr="00F673CD">
            <w:rPr>
              <w:lang w:val="en-US"/>
            </w:rPr>
            <w:t xml:space="preserve">the composition of mycorrhizal fungi communities is likely </w:t>
          </w:r>
          <w:r w:rsidR="002F3165">
            <w:rPr>
              <w:lang w:val="en-US"/>
            </w:rPr>
            <w:t>to affect</w:t>
          </w:r>
          <w:r w:rsidRPr="00F673CD">
            <w:rPr>
              <w:lang w:val="en-US"/>
            </w:rPr>
            <w:t xml:space="preserve"> seed germination</w:t>
          </w:r>
          <w:r w:rsidR="002F3165">
            <w:rPr>
              <w:lang w:val="en-US"/>
            </w:rPr>
            <w:t xml:space="preserve"> and consequently the distribution of epiphytic orchids</w:t>
          </w:r>
          <w:r w:rsidRPr="00F673CD">
            <w:rPr>
              <w:lang w:val="en-US"/>
            </w:rPr>
            <w:t xml:space="preserve">. If the composition of fungal communities is heterogeneous over the substrate, orchid species </w:t>
          </w:r>
          <w:r w:rsidR="002F3165">
            <w:rPr>
              <w:lang w:val="en-US"/>
            </w:rPr>
            <w:t xml:space="preserve">that </w:t>
          </w:r>
          <w:r w:rsidRPr="00F673CD">
            <w:rPr>
              <w:lang w:val="en-US"/>
            </w:rPr>
            <w:t>specialize</w:t>
          </w:r>
          <w:r w:rsidR="002F3165">
            <w:rPr>
              <w:lang w:val="en-US"/>
            </w:rPr>
            <w:t xml:space="preserve"> on a limited number</w:t>
          </w:r>
          <w:r w:rsidRPr="00F673CD">
            <w:rPr>
              <w:lang w:val="en-US"/>
            </w:rPr>
            <w:t xml:space="preserve"> </w:t>
          </w:r>
          <w:r w:rsidR="002F3165">
            <w:rPr>
              <w:lang w:val="en-US"/>
            </w:rPr>
            <w:t xml:space="preserve">of </w:t>
          </w:r>
          <w:r w:rsidRPr="00F673CD">
            <w:rPr>
              <w:lang w:val="en-US"/>
            </w:rPr>
            <w:t>fungi</w:t>
          </w:r>
          <w:r w:rsidR="002F3165">
            <w:rPr>
              <w:lang w:val="en-US"/>
            </w:rPr>
            <w:t>, may suffer from establishment limitation</w:t>
          </w:r>
          <w:r w:rsidRPr="00F673CD">
            <w:rPr>
              <w:lang w:val="en-US"/>
            </w:rPr>
            <w:t xml:space="preserve">. </w:t>
          </w:r>
          <w:r w:rsidR="002F3165">
            <w:rPr>
              <w:lang w:val="en-US"/>
            </w:rPr>
            <w:t>In</w:t>
          </w:r>
          <w:r w:rsidR="002F3165" w:rsidRPr="00F673CD">
            <w:rPr>
              <w:lang w:val="en-US"/>
            </w:rPr>
            <w:t xml:space="preserve"> </w:t>
          </w:r>
          <w:r w:rsidRPr="00F673CD">
            <w:rPr>
              <w:lang w:val="en-US"/>
            </w:rPr>
            <w:t xml:space="preserve">contrast, generalist </w:t>
          </w:r>
          <w:r w:rsidR="002F3165">
            <w:rPr>
              <w:lang w:val="en-US"/>
            </w:rPr>
            <w:t xml:space="preserve">orchid </w:t>
          </w:r>
          <w:r w:rsidRPr="00F673CD">
            <w:rPr>
              <w:lang w:val="en-US"/>
            </w:rPr>
            <w:t xml:space="preserve">species </w:t>
          </w:r>
          <w:r w:rsidR="002F3165">
            <w:rPr>
              <w:lang w:val="en-US"/>
            </w:rPr>
            <w:t xml:space="preserve">that </w:t>
          </w:r>
          <w:r w:rsidR="002F3165" w:rsidRPr="004D27C9">
            <w:rPr>
              <w:lang w:val="en-US"/>
            </w:rPr>
            <w:t>associat</w:t>
          </w:r>
          <w:r w:rsidR="002F3165">
            <w:rPr>
              <w:lang w:val="en-US"/>
            </w:rPr>
            <w:t>e</w:t>
          </w:r>
          <w:r w:rsidR="002F3165" w:rsidRPr="004D27C9">
            <w:rPr>
              <w:lang w:val="en-US"/>
            </w:rPr>
            <w:t xml:space="preserve"> with a variety of mycorrhizal fungi</w:t>
          </w:r>
          <w:r w:rsidR="002F3165" w:rsidRPr="002F3165">
            <w:rPr>
              <w:lang w:val="en-US"/>
            </w:rPr>
            <w:t xml:space="preserve"> </w:t>
          </w:r>
          <w:r w:rsidRPr="00F673CD">
            <w:rPr>
              <w:lang w:val="en-US"/>
            </w:rPr>
            <w:t xml:space="preserve">are expected to </w:t>
          </w:r>
          <w:r w:rsidR="002F3165">
            <w:rPr>
              <w:lang w:val="en-US"/>
            </w:rPr>
            <w:t xml:space="preserve">be less limited by the presence of mycorrhizal and therefore will </w:t>
          </w:r>
          <w:r w:rsidRPr="00F673CD">
            <w:rPr>
              <w:lang w:val="en-US"/>
            </w:rPr>
            <w:t>occupy a broader range of microhabitats</w:t>
          </w:r>
          <w:r w:rsidR="00AA6EB7" w:rsidRPr="00F673CD">
            <w:rPr>
              <w:lang w:val="en-US"/>
            </w:rPr>
            <w:t>.</w:t>
          </w:r>
        </w:p>
        <w:p w14:paraId="3E8BE072" w14:textId="77777777" w:rsidR="00720C05" w:rsidRDefault="00720C05" w:rsidP="00AA6EB7">
          <w:pPr>
            <w:spacing w:after="0" w:line="240" w:lineRule="auto"/>
            <w:jc w:val="both"/>
            <w:rPr>
              <w:lang w:val="en-US"/>
            </w:rPr>
          </w:pPr>
        </w:p>
        <w:p w14:paraId="437F6754" w14:textId="244711BB" w:rsidR="00DF51C6" w:rsidRPr="00F673CD" w:rsidRDefault="00720C05" w:rsidP="00AA6EB7">
          <w:pPr>
            <w:spacing w:after="0" w:line="240" w:lineRule="auto"/>
            <w:jc w:val="both"/>
            <w:rPr>
              <w:i/>
              <w:lang w:val="en-US"/>
            </w:rPr>
          </w:pPr>
          <w:r w:rsidRPr="00F673CD">
            <w:rPr>
              <w:i/>
              <w:lang w:val="en-US"/>
            </w:rPr>
            <w:t>Task 2.1</w:t>
          </w:r>
          <w:r>
            <w:rPr>
              <w:i/>
              <w:lang w:val="en-US"/>
            </w:rPr>
            <w:t xml:space="preserve"> Variation in mycorrhizal communities</w:t>
          </w:r>
        </w:p>
        <w:p w14:paraId="09ABEA7E" w14:textId="225BE6DD" w:rsidR="00DF51C6" w:rsidRPr="00A5597B" w:rsidRDefault="002F3165" w:rsidP="00AA6EB7">
          <w:pPr>
            <w:spacing w:after="0" w:line="240" w:lineRule="auto"/>
            <w:jc w:val="both"/>
            <w:rPr>
              <w:lang w:val="en-US"/>
            </w:rPr>
          </w:pPr>
          <w:r>
            <w:rPr>
              <w:lang w:val="en-US"/>
            </w:rPr>
            <w:t xml:space="preserve">To investigate </w:t>
          </w:r>
          <w:r w:rsidR="00D559D0">
            <w:rPr>
              <w:lang w:val="en-US"/>
            </w:rPr>
            <w:t xml:space="preserve">variation in mycorrhizal communities, </w:t>
          </w:r>
          <w:r w:rsidR="00DF51C6" w:rsidRPr="00F673CD">
            <w:rPr>
              <w:lang w:val="en-US"/>
            </w:rPr>
            <w:t xml:space="preserve">I will </w:t>
          </w:r>
          <w:r w:rsidR="00D559D0">
            <w:rPr>
              <w:lang w:val="en-US"/>
            </w:rPr>
            <w:t xml:space="preserve">sample </w:t>
          </w:r>
          <w:r w:rsidR="00DF51C6" w:rsidRPr="00F673CD">
            <w:rPr>
              <w:lang w:val="en-US"/>
            </w:rPr>
            <w:t xml:space="preserve">20 trees </w:t>
          </w:r>
          <w:r w:rsidR="00D559D0">
            <w:rPr>
              <w:lang w:val="en-US"/>
            </w:rPr>
            <w:t xml:space="preserve">from </w:t>
          </w:r>
          <w:r w:rsidR="00DF51C6" w:rsidRPr="00F673CD">
            <w:rPr>
              <w:lang w:val="en-US"/>
            </w:rPr>
            <w:t xml:space="preserve">the dry-humid transition forest plots from WP 1. I will establish sampling </w:t>
          </w:r>
          <w:r w:rsidR="00D559D0">
            <w:rPr>
              <w:lang w:val="en-US"/>
            </w:rPr>
            <w:t xml:space="preserve">points at </w:t>
          </w:r>
          <w:r w:rsidR="00DF51C6" w:rsidRPr="00F673CD">
            <w:rPr>
              <w:lang w:val="en-US"/>
            </w:rPr>
            <w:t xml:space="preserve">heights </w:t>
          </w:r>
          <w:r w:rsidR="00D559D0">
            <w:rPr>
              <w:lang w:val="en-US"/>
            </w:rPr>
            <w:t xml:space="preserve">of </w:t>
          </w:r>
          <w:r w:rsidR="00DF51C6" w:rsidRPr="00F673CD">
            <w:rPr>
              <w:lang w:val="en-US"/>
            </w:rPr>
            <w:t xml:space="preserve">10, 6 and 2 m in the trunk, representing a vertical light gradient (Fig. </w:t>
          </w:r>
          <w:ins w:id="77" w:author="agustina ventre" w:date="2018-11-29T12:50:00Z">
            <w:r w:rsidR="00A5597B">
              <w:rPr>
                <w:lang w:val="en-US"/>
              </w:rPr>
              <w:t>4</w:t>
            </w:r>
          </w:ins>
          <w:del w:id="78" w:author="agustina ventre" w:date="2018-11-29T12:50:00Z">
            <w:r w:rsidR="00CB0770" w:rsidRPr="00F673CD" w:rsidDel="00A5597B">
              <w:rPr>
                <w:lang w:val="en-US"/>
              </w:rPr>
              <w:delText>3</w:delText>
            </w:r>
          </w:del>
          <w:r w:rsidR="00DF51C6" w:rsidRPr="00F673CD">
            <w:rPr>
              <w:lang w:val="en-US"/>
            </w:rPr>
            <w:t xml:space="preserve">). </w:t>
          </w:r>
          <w:r>
            <w:rPr>
              <w:lang w:val="en-US"/>
            </w:rPr>
            <w:t>At</w:t>
          </w:r>
          <w:r w:rsidRPr="00F673CD">
            <w:rPr>
              <w:lang w:val="en-US"/>
            </w:rPr>
            <w:t xml:space="preserve"> </w:t>
          </w:r>
          <w:r w:rsidR="00DF51C6" w:rsidRPr="00F673CD">
            <w:rPr>
              <w:lang w:val="en-US"/>
            </w:rPr>
            <w:t xml:space="preserve">each height, I will </w:t>
          </w:r>
          <w:r w:rsidR="00DF51C6" w:rsidRPr="00A5597B">
            <w:rPr>
              <w:lang w:val="en-US"/>
            </w:rPr>
            <w:t>measure light using hemispheric photography as described in WP 1. I will collect three bark samples per height to obtain bark fungi</w:t>
          </w:r>
          <w:ins w:id="79" w:author="agustina ventre" w:date="2018-11-29T12:51:00Z">
            <w:r w:rsidR="00A5597B">
              <w:rPr>
                <w:lang w:val="en-US"/>
              </w:rPr>
              <w:t xml:space="preserve"> and perform</w:t>
            </w:r>
          </w:ins>
          <w:del w:id="80" w:author="agustina ventre" w:date="2018-11-29T12:51:00Z">
            <w:r w:rsidR="00DF51C6" w:rsidRPr="00A5597B" w:rsidDel="00A5597B">
              <w:rPr>
                <w:lang w:val="en-US"/>
              </w:rPr>
              <w:delText>.</w:delText>
            </w:r>
          </w:del>
          <w:r w:rsidR="00DF51C6" w:rsidRPr="00A5597B">
            <w:rPr>
              <w:lang w:val="en-US"/>
            </w:rPr>
            <w:t xml:space="preserve"> </w:t>
          </w:r>
          <w:ins w:id="81" w:author="agustina ventre" w:date="2018-11-29T12:51:00Z">
            <w:r w:rsidR="00A5597B">
              <w:rPr>
                <w:lang w:val="en-US"/>
              </w:rPr>
              <w:t>f</w:t>
            </w:r>
          </w:ins>
          <w:del w:id="82" w:author="agustina ventre" w:date="2018-11-29T12:51:00Z">
            <w:r w:rsidR="00DF51C6" w:rsidRPr="00A5597B" w:rsidDel="00A5597B">
              <w:rPr>
                <w:lang w:val="en-US"/>
              </w:rPr>
              <w:delText>F</w:delText>
            </w:r>
          </w:del>
          <w:r w:rsidR="00DF51C6" w:rsidRPr="00A5597B">
            <w:rPr>
              <w:lang w:val="en-US"/>
            </w:rPr>
            <w:t xml:space="preserve">ungal DNA extraction and sequencing analyses </w:t>
          </w:r>
          <w:del w:id="83" w:author="agustina ventre" w:date="2018-11-29T12:51:00Z">
            <w:r w:rsidR="00DF51C6" w:rsidRPr="00A5597B" w:rsidDel="00A5597B">
              <w:rPr>
                <w:lang w:val="en-US"/>
              </w:rPr>
              <w:delText xml:space="preserve">will be performed </w:delText>
            </w:r>
          </w:del>
          <w:r w:rsidR="00DF51C6" w:rsidRPr="00A5597B">
            <w:rPr>
              <w:lang w:val="en-US"/>
            </w:rPr>
            <w:t xml:space="preserve">as described in WP 1. This will provide a picture of the pool of mycorrhizal fungi locally available </w:t>
          </w:r>
          <w:del w:id="84" w:author="agustina ventre" w:date="2018-11-29T12:53:00Z">
            <w:r w:rsidR="00DF51C6" w:rsidRPr="00A5597B" w:rsidDel="00A5597B">
              <w:rPr>
                <w:lang w:val="en-US"/>
              </w:rPr>
              <w:delText>at each height</w:delText>
            </w:r>
          </w:del>
          <w:ins w:id="85" w:author="agustina ventre" w:date="2018-11-29T12:53:00Z">
            <w:r w:rsidR="00A5597B">
              <w:rPr>
                <w:lang w:val="en-US"/>
              </w:rPr>
              <w:t>in different regions of the trunk</w:t>
            </w:r>
          </w:ins>
          <w:r w:rsidR="00DF51C6" w:rsidRPr="00A5597B">
            <w:rPr>
              <w:lang w:val="en-US"/>
            </w:rPr>
            <w:t xml:space="preserve">. The proportion of mycorrhizal fungi actually interacting with orchids will be identified by combining three pieces of information: 1) OTUs lists derived from the regional scanning in WP 1, 2) the mycorrhizal fungi associated to the adult orchids present nearby, and 3) the mycorrhizal fungi identified from seedlings derived from </w:t>
          </w:r>
          <w:r w:rsidR="00DF51C6" w:rsidRPr="00A5597B">
            <w:rPr>
              <w:i/>
              <w:lang w:val="en-US"/>
            </w:rPr>
            <w:t>in-situ</w:t>
          </w:r>
          <w:r w:rsidR="00DF51C6" w:rsidRPr="00A5597B">
            <w:rPr>
              <w:lang w:val="en-US"/>
            </w:rPr>
            <w:t xml:space="preserve"> germination assays.</w:t>
          </w:r>
        </w:p>
        <w:p w14:paraId="0B6B9AA8" w14:textId="77777777" w:rsidR="00CB0770" w:rsidRDefault="00CB0770" w:rsidP="00AA6EB7">
          <w:pPr>
            <w:spacing w:after="0" w:line="240" w:lineRule="auto"/>
            <w:jc w:val="both"/>
            <w:rPr>
              <w:ins w:id="86" w:author="agustina ventre" w:date="2018-11-29T14:34:00Z"/>
              <w:lang w:val="en-US"/>
            </w:rPr>
          </w:pPr>
        </w:p>
        <w:p w14:paraId="19EC510C" w14:textId="3CE01576" w:rsidR="00AE43DE" w:rsidRDefault="00AE43DE" w:rsidP="00AA6EB7">
          <w:pPr>
            <w:spacing w:after="0" w:line="240" w:lineRule="auto"/>
            <w:jc w:val="both"/>
            <w:rPr>
              <w:ins w:id="87" w:author="agustina ventre" w:date="2018-11-29T14:34:00Z"/>
              <w:i/>
              <w:lang w:val="en-US"/>
            </w:rPr>
          </w:pPr>
          <w:ins w:id="88" w:author="agustina ventre" w:date="2018-11-29T14:34:00Z">
            <w:r>
              <w:rPr>
                <w:i/>
                <w:lang w:val="en-US"/>
              </w:rPr>
              <w:t>Task 2.2 Mycorrhizal fungi associated to adult orchids</w:t>
            </w:r>
          </w:ins>
        </w:p>
        <w:p w14:paraId="3A1E70F4" w14:textId="79227BA3" w:rsidR="00AE43DE" w:rsidRDefault="00AE43DE" w:rsidP="00AA6EB7">
          <w:pPr>
            <w:spacing w:after="0" w:line="240" w:lineRule="auto"/>
            <w:jc w:val="both"/>
            <w:rPr>
              <w:ins w:id="89" w:author="agustina ventre" w:date="2018-11-29T14:34:00Z"/>
              <w:i/>
              <w:lang w:val="en-US"/>
            </w:rPr>
          </w:pPr>
          <w:moveToRangeStart w:id="90" w:author="agustina ventre" w:date="2018-11-29T14:35:00Z" w:name="move531265437"/>
          <w:moveTo w:id="91" w:author="agustina ventre" w:date="2018-11-29T14:35:00Z">
            <w:r>
              <w:rPr>
                <w:rFonts w:cs="Calibri"/>
                <w:lang w:val="en-US"/>
              </w:rPr>
              <w:t>T</w:t>
            </w:r>
            <w:r w:rsidRPr="00AA6EB7">
              <w:rPr>
                <w:rFonts w:cs="Calibri"/>
                <w:lang w:val="en-GB"/>
              </w:rPr>
              <w:t xml:space="preserve">o </w:t>
            </w:r>
            <w:r w:rsidRPr="00CB0770">
              <w:rPr>
                <w:rFonts w:cs="Calibri"/>
                <w:lang w:val="en-GB"/>
              </w:rPr>
              <w:t>identify mycorrhizal fungi in the adult stage</w:t>
            </w:r>
            <w:r w:rsidRPr="00AA6EB7">
              <w:rPr>
                <w:rFonts w:cs="Calibri"/>
                <w:lang w:val="en-GB"/>
              </w:rPr>
              <w:t xml:space="preserve">, I will sample </w:t>
            </w:r>
            <w:r>
              <w:rPr>
                <w:rFonts w:cs="Calibri"/>
                <w:lang w:val="en-GB"/>
              </w:rPr>
              <w:t xml:space="preserve">the 20 trees at </w:t>
            </w:r>
            <w:r w:rsidRPr="00AA6EB7">
              <w:rPr>
                <w:rFonts w:cs="Calibri"/>
                <w:lang w:val="en-GB"/>
              </w:rPr>
              <w:t>the three heights for the 4 species selected</w:t>
            </w:r>
            <w:r>
              <w:rPr>
                <w:rFonts w:cs="Calibri"/>
                <w:lang w:val="en-GB"/>
              </w:rPr>
              <w:t>,</w:t>
            </w:r>
            <w:r w:rsidRPr="00AA6EB7">
              <w:rPr>
                <w:rFonts w:cs="Calibri"/>
                <w:lang w:val="en-GB"/>
              </w:rPr>
              <w:t xml:space="preserve"> and collect 3 root fragments in 3-5 adult individuals </w:t>
            </w:r>
            <w:r w:rsidRPr="00CB0770">
              <w:rPr>
                <w:rFonts w:cs="Calibri"/>
                <w:lang w:val="en-GB"/>
              </w:rPr>
              <w:t xml:space="preserve">(Fig </w:t>
            </w:r>
            <w:r>
              <w:rPr>
                <w:rFonts w:cs="Calibri"/>
                <w:lang w:val="en-GB"/>
              </w:rPr>
              <w:t>4</w:t>
            </w:r>
            <w:r w:rsidRPr="00CB0770">
              <w:rPr>
                <w:rFonts w:cs="Calibri"/>
                <w:lang w:val="en-GB"/>
              </w:rPr>
              <w:t>a)</w:t>
            </w:r>
            <w:r w:rsidRPr="00AA6EB7">
              <w:rPr>
                <w:rFonts w:cs="Calibri"/>
                <w:lang w:val="en-GB"/>
              </w:rPr>
              <w:t>.</w:t>
            </w:r>
          </w:moveTo>
          <w:moveToRangeEnd w:id="90"/>
          <w:ins w:id="92" w:author="agustina ventre" w:date="2018-11-29T14:35:00Z">
            <w:r>
              <w:rPr>
                <w:rFonts w:cs="Calibri"/>
                <w:lang w:val="en-GB"/>
              </w:rPr>
              <w:t xml:space="preserve"> </w:t>
            </w:r>
          </w:ins>
          <w:ins w:id="93" w:author="agustina ventre" w:date="2018-11-29T14:36:00Z">
            <w:r>
              <w:rPr>
                <w:rFonts w:cs="Calibri"/>
                <w:lang w:val="en-GB"/>
              </w:rPr>
              <w:t xml:space="preserve">I will extract </w:t>
            </w:r>
            <w:r>
              <w:rPr>
                <w:lang w:val="en-US"/>
              </w:rPr>
              <w:t>f</w:t>
            </w:r>
            <w:r w:rsidRPr="00A5597B">
              <w:rPr>
                <w:lang w:val="en-US"/>
              </w:rPr>
              <w:t xml:space="preserve">ungal DNA and </w:t>
            </w:r>
            <w:r>
              <w:rPr>
                <w:lang w:val="en-US"/>
              </w:rPr>
              <w:t>analyze the sequences</w:t>
            </w:r>
            <w:r w:rsidRPr="00A5597B">
              <w:rPr>
                <w:lang w:val="en-US"/>
              </w:rPr>
              <w:t xml:space="preserve"> as described in WP 1.</w:t>
            </w:r>
            <w:r>
              <w:rPr>
                <w:lang w:val="en-US"/>
              </w:rPr>
              <w:t xml:space="preserve"> </w:t>
            </w:r>
            <w:r w:rsidRPr="00AA6EB7">
              <w:rPr>
                <w:rFonts w:cs="Calibri"/>
                <w:lang w:val="en-GB"/>
              </w:rPr>
              <w:t xml:space="preserve">During this sampling, I will </w:t>
            </w:r>
            <w:r>
              <w:rPr>
                <w:rFonts w:cs="Calibri"/>
                <w:lang w:val="en-GB"/>
              </w:rPr>
              <w:t xml:space="preserve">also </w:t>
            </w:r>
            <w:r w:rsidRPr="00AA6EB7">
              <w:rPr>
                <w:rFonts w:cs="Calibri"/>
                <w:lang w:val="en-GB"/>
              </w:rPr>
              <w:t xml:space="preserve">collect </w:t>
            </w:r>
            <w:r w:rsidRPr="0022442B">
              <w:rPr>
                <w:rFonts w:cs="Calibri"/>
                <w:lang w:val="en-US"/>
              </w:rPr>
              <w:t>ripe capsules of these species</w:t>
            </w:r>
            <w:r>
              <w:rPr>
                <w:rFonts w:cs="Calibri"/>
                <w:lang w:val="en-US"/>
              </w:rPr>
              <w:t xml:space="preserve"> in order to obtain the seeds for </w:t>
            </w:r>
          </w:ins>
          <w:ins w:id="94" w:author="agustina ventre" w:date="2018-11-29T14:37:00Z">
            <w:r>
              <w:rPr>
                <w:rFonts w:cs="Calibri"/>
                <w:lang w:val="en-US"/>
              </w:rPr>
              <w:t>setting the germination assays</w:t>
            </w:r>
          </w:ins>
          <w:ins w:id="95" w:author="agustina ventre" w:date="2018-11-29T14:36:00Z">
            <w:r>
              <w:rPr>
                <w:rFonts w:cs="Calibri"/>
                <w:lang w:val="en-US"/>
              </w:rPr>
              <w:t xml:space="preserve"> </w:t>
            </w:r>
          </w:ins>
          <w:ins w:id="96" w:author="agustina ventre" w:date="2018-11-29T14:37:00Z">
            <w:r>
              <w:rPr>
                <w:rFonts w:cs="Calibri"/>
                <w:lang w:val="en-US"/>
              </w:rPr>
              <w:t>(Task 2.3).</w:t>
            </w:r>
          </w:ins>
        </w:p>
        <w:p w14:paraId="11D5AB1F" w14:textId="77777777" w:rsidR="00AE43DE" w:rsidRPr="00AE43DE" w:rsidRDefault="00AE43DE" w:rsidP="00AA6EB7">
          <w:pPr>
            <w:spacing w:after="0" w:line="240" w:lineRule="auto"/>
            <w:jc w:val="both"/>
            <w:rPr>
              <w:i/>
              <w:lang w:val="en-US"/>
              <w:rPrChange w:id="97" w:author="agustina ventre" w:date="2018-11-29T14:34:00Z">
                <w:rPr>
                  <w:lang w:val="en-US"/>
                </w:rPr>
              </w:rPrChange>
            </w:rPr>
          </w:pPr>
        </w:p>
        <w:p w14:paraId="422A843D" w14:textId="20C22B45" w:rsidR="00DF51C6" w:rsidRPr="0022442B" w:rsidRDefault="00720C05" w:rsidP="00AA6EB7">
          <w:pPr>
            <w:spacing w:after="0" w:line="240" w:lineRule="auto"/>
            <w:jc w:val="both"/>
            <w:rPr>
              <w:i/>
              <w:lang w:val="en-US"/>
            </w:rPr>
          </w:pPr>
          <w:r w:rsidRPr="0022442B">
            <w:rPr>
              <w:i/>
              <w:lang w:val="en-US"/>
            </w:rPr>
            <w:t>Task 2.</w:t>
          </w:r>
          <w:ins w:id="98" w:author="agustina ventre" w:date="2018-11-29T14:33:00Z">
            <w:r w:rsidR="00AE43DE">
              <w:rPr>
                <w:i/>
                <w:lang w:val="en-US"/>
              </w:rPr>
              <w:t>3</w:t>
            </w:r>
          </w:ins>
          <w:del w:id="99" w:author="agustina ventre" w:date="2018-11-29T14:33:00Z">
            <w:r w:rsidRPr="0022442B" w:rsidDel="00AE43DE">
              <w:rPr>
                <w:i/>
                <w:lang w:val="en-US"/>
              </w:rPr>
              <w:delText>2</w:delText>
            </w:r>
          </w:del>
          <w:r w:rsidRPr="0022442B">
            <w:rPr>
              <w:i/>
              <w:lang w:val="en-US"/>
            </w:rPr>
            <w:t xml:space="preserve"> </w:t>
          </w:r>
          <w:r w:rsidR="00DF51C6" w:rsidRPr="0022442B">
            <w:rPr>
              <w:i/>
              <w:lang w:val="en-US"/>
            </w:rPr>
            <w:t>In-situ germination assays</w:t>
          </w:r>
        </w:p>
        <w:p w14:paraId="16DF1D3B" w14:textId="1CE3A58C" w:rsidR="00DF51C6" w:rsidRPr="0022442B" w:rsidRDefault="00CE656E" w:rsidP="00AA6EB7">
          <w:pPr>
            <w:widowControl w:val="0"/>
            <w:autoSpaceDE w:val="0"/>
            <w:autoSpaceDN w:val="0"/>
            <w:adjustRightInd w:val="0"/>
            <w:spacing w:after="0" w:line="240" w:lineRule="auto"/>
            <w:jc w:val="both"/>
            <w:rPr>
              <w:rFonts w:cs="Calibri"/>
              <w:lang w:val="en-US"/>
            </w:rPr>
          </w:pPr>
          <w:moveFromRangeStart w:id="100" w:author="agustina ventre" w:date="2018-11-29T14:35:00Z" w:name="move531265437"/>
          <w:moveFrom w:id="101" w:author="agustina ventre" w:date="2018-11-29T14:35:00Z">
            <w:r w:rsidDel="00AE43DE">
              <w:rPr>
                <w:rFonts w:cs="Calibri"/>
                <w:lang w:val="en-US"/>
              </w:rPr>
              <w:t>T</w:t>
            </w:r>
            <w:r w:rsidRPr="00AA6EB7" w:rsidDel="00AE43DE">
              <w:rPr>
                <w:rFonts w:cs="Calibri"/>
                <w:lang w:val="en-GB"/>
              </w:rPr>
              <w:t xml:space="preserve">o </w:t>
            </w:r>
            <w:r w:rsidRPr="00CB0770" w:rsidDel="00AE43DE">
              <w:rPr>
                <w:rFonts w:cs="Calibri"/>
                <w:lang w:val="en-GB"/>
              </w:rPr>
              <w:t>identify mycorrhizal fungi in the adult stage</w:t>
            </w:r>
            <w:r w:rsidR="00DF51C6" w:rsidRPr="00AA6EB7" w:rsidDel="00AE43DE">
              <w:rPr>
                <w:rFonts w:cs="Calibri"/>
                <w:lang w:val="en-GB"/>
              </w:rPr>
              <w:t xml:space="preserve">, I will sample </w:t>
            </w:r>
            <w:r w:rsidDel="00AE43DE">
              <w:rPr>
                <w:rFonts w:cs="Calibri"/>
                <w:lang w:val="en-GB"/>
              </w:rPr>
              <w:t xml:space="preserve">the 20 trees at </w:t>
            </w:r>
            <w:r w:rsidR="00DF51C6" w:rsidRPr="00AA6EB7" w:rsidDel="00AE43DE">
              <w:rPr>
                <w:rFonts w:cs="Calibri"/>
                <w:lang w:val="en-GB"/>
              </w:rPr>
              <w:t>the three heights for the 4 species selected</w:t>
            </w:r>
            <w:r w:rsidDel="00AE43DE">
              <w:rPr>
                <w:rFonts w:cs="Calibri"/>
                <w:lang w:val="en-GB"/>
              </w:rPr>
              <w:t>,</w:t>
            </w:r>
            <w:r w:rsidR="00DF51C6" w:rsidRPr="00AA6EB7" w:rsidDel="00AE43DE">
              <w:rPr>
                <w:rFonts w:cs="Calibri"/>
                <w:lang w:val="en-GB"/>
              </w:rPr>
              <w:t xml:space="preserve"> and collect 3 root fragments in 3-5 adult individuals </w:t>
            </w:r>
            <w:r w:rsidR="00CB0770" w:rsidRPr="00CB0770" w:rsidDel="00AE43DE">
              <w:rPr>
                <w:rFonts w:cs="Calibri"/>
                <w:lang w:val="en-GB"/>
              </w:rPr>
              <w:t xml:space="preserve">(Fig </w:t>
            </w:r>
            <w:r w:rsidDel="00AE43DE">
              <w:rPr>
                <w:rFonts w:cs="Calibri"/>
                <w:lang w:val="en-GB"/>
              </w:rPr>
              <w:t>4</w:t>
            </w:r>
            <w:r w:rsidR="00CB0770" w:rsidRPr="00CB0770" w:rsidDel="00AE43DE">
              <w:rPr>
                <w:rFonts w:cs="Calibri"/>
                <w:lang w:val="en-GB"/>
              </w:rPr>
              <w:t>a)</w:t>
            </w:r>
            <w:r w:rsidR="00DF51C6" w:rsidRPr="00AA6EB7" w:rsidDel="00AE43DE">
              <w:rPr>
                <w:rFonts w:cs="Calibri"/>
                <w:lang w:val="en-GB"/>
              </w:rPr>
              <w:t xml:space="preserve">. </w:t>
            </w:r>
          </w:moveFrom>
          <w:moveFromRangeEnd w:id="100"/>
          <w:del w:id="102" w:author="agustina ventre" w:date="2018-11-29T14:36:00Z">
            <w:r w:rsidR="00DF51C6" w:rsidRPr="00AA6EB7" w:rsidDel="00AE43DE">
              <w:rPr>
                <w:rFonts w:cs="Calibri"/>
                <w:lang w:val="en-GB"/>
              </w:rPr>
              <w:delText xml:space="preserve">During this sampling, I will collect </w:delText>
            </w:r>
            <w:r w:rsidR="00DF51C6" w:rsidRPr="0022442B" w:rsidDel="00AE43DE">
              <w:rPr>
                <w:rFonts w:cs="Calibri"/>
                <w:lang w:val="en-US"/>
              </w:rPr>
              <w:delText xml:space="preserve">ripe capsules of these species </w:delText>
            </w:r>
          </w:del>
          <w:del w:id="103" w:author="agustina ventre" w:date="2018-11-29T14:37:00Z">
            <w:r w:rsidR="00DF51C6" w:rsidRPr="0022442B" w:rsidDel="00AE43DE">
              <w:rPr>
                <w:rFonts w:cs="Calibri"/>
                <w:lang w:val="en-US"/>
              </w:rPr>
              <w:delText>and</w:delText>
            </w:r>
          </w:del>
          <w:ins w:id="104" w:author="agustina ventre" w:date="2018-11-29T14:37:00Z">
            <w:r w:rsidR="00AE43DE">
              <w:rPr>
                <w:rFonts w:cs="Calibri"/>
                <w:lang w:val="en-US"/>
              </w:rPr>
              <w:t>I will</w:t>
            </w:r>
          </w:ins>
          <w:r w:rsidR="00DF51C6" w:rsidRPr="0022442B">
            <w:rPr>
              <w:rFonts w:cs="Calibri"/>
              <w:lang w:val="en-US"/>
            </w:rPr>
            <w:t xml:space="preserve"> extract the seeds </w:t>
          </w:r>
          <w:ins w:id="105" w:author="agustina ventre" w:date="2018-11-29T14:37:00Z">
            <w:r w:rsidR="00AE43DE">
              <w:rPr>
                <w:rFonts w:cs="Calibri"/>
                <w:lang w:val="en-US"/>
              </w:rPr>
              <w:t xml:space="preserve">from the capsules </w:t>
            </w:r>
          </w:ins>
          <w:r w:rsidR="00DF51C6" w:rsidRPr="0022442B">
            <w:rPr>
              <w:rFonts w:cs="Calibri"/>
              <w:lang w:val="en-US"/>
            </w:rPr>
            <w:t>to prepare seed packets</w:t>
          </w:r>
          <w:r w:rsidR="00DF51C6" w:rsidRPr="00AA6EB7">
            <w:rPr>
              <w:rStyle w:val="Refdenotaalfinal"/>
              <w:rFonts w:cs="Calibri"/>
            </w:rPr>
            <w:endnoteReference w:id="1"/>
          </w:r>
          <w:r w:rsidR="00DF51C6" w:rsidRPr="0022442B">
            <w:rPr>
              <w:rFonts w:cs="Calibri"/>
              <w:lang w:val="en-US"/>
            </w:rPr>
            <w:t>.</w:t>
          </w:r>
          <w:r w:rsidR="00DF51C6" w:rsidRPr="00AA6EB7">
            <w:rPr>
              <w:rFonts w:cs="Calibri"/>
              <w:lang w:val="en-GB"/>
            </w:rPr>
            <w:t xml:space="preserve"> </w:t>
          </w:r>
          <w:r w:rsidR="00DF51C6" w:rsidRPr="0022442B">
            <w:rPr>
              <w:rFonts w:cs="Calibri"/>
              <w:lang w:val="en-US"/>
            </w:rPr>
            <w:t>I will use plastic wraps</w:t>
          </w:r>
          <w:r w:rsidR="00DF51C6" w:rsidRPr="00AA6EB7">
            <w:rPr>
              <w:rFonts w:cs="Calibri"/>
            </w:rPr>
            <w:fldChar w:fldCharType="begin"/>
          </w:r>
          <w:r w:rsidR="00DF51C6" w:rsidRPr="0022442B">
            <w:rPr>
              <w:rFonts w:cs="Calibri"/>
              <w:lang w:val="en-US"/>
            </w:rPr>
            <w:instrText xml:space="preserve"> NOTEREF _Ref525124418 \f \h  \* MERGEFORMAT </w:instrText>
          </w:r>
          <w:r w:rsidR="00DF51C6" w:rsidRPr="00AA6EB7">
            <w:rPr>
              <w:rFonts w:cs="Calibri"/>
            </w:rPr>
          </w:r>
          <w:r w:rsidR="00DF51C6" w:rsidRPr="00AA6EB7">
            <w:rPr>
              <w:rFonts w:cs="Calibri"/>
            </w:rPr>
            <w:fldChar w:fldCharType="separate"/>
          </w:r>
          <w:r w:rsidR="00DF51C6" w:rsidRPr="0022442B">
            <w:rPr>
              <w:rStyle w:val="Refdenotaalfinal"/>
              <w:lang w:val="en-US"/>
            </w:rPr>
            <w:t>31</w:t>
          </w:r>
          <w:r w:rsidR="00DF51C6" w:rsidRPr="00AA6EB7">
            <w:rPr>
              <w:rFonts w:cs="Calibri"/>
            </w:rPr>
            <w:fldChar w:fldCharType="end"/>
          </w:r>
          <w:r w:rsidR="00DF51C6" w:rsidRPr="0022442B">
            <w:rPr>
              <w:rFonts w:cs="Calibri"/>
              <w:lang w:val="en-US"/>
            </w:rPr>
            <w:t xml:space="preserve"> to attach </w:t>
          </w:r>
          <w:r>
            <w:rPr>
              <w:rFonts w:cs="Calibri"/>
              <w:lang w:val="en-US"/>
            </w:rPr>
            <w:t>three</w:t>
          </w:r>
          <w:r w:rsidRPr="0022442B">
            <w:rPr>
              <w:rFonts w:cs="Calibri"/>
              <w:lang w:val="en-US"/>
            </w:rPr>
            <w:t xml:space="preserve"> </w:t>
          </w:r>
          <w:r w:rsidR="00DF51C6" w:rsidRPr="0022442B">
            <w:rPr>
              <w:rFonts w:cs="Calibri"/>
              <w:lang w:val="en-US"/>
            </w:rPr>
            <w:t xml:space="preserve">seed packets per orchid species at the </w:t>
          </w:r>
          <w:r>
            <w:rPr>
              <w:rFonts w:cs="Calibri"/>
              <w:lang w:val="en-US"/>
            </w:rPr>
            <w:t>three</w:t>
          </w:r>
          <w:r w:rsidR="00DF51C6" w:rsidRPr="0022442B">
            <w:rPr>
              <w:rFonts w:cs="Calibri"/>
              <w:lang w:val="en-US"/>
            </w:rPr>
            <w:t xml:space="preserve"> heights in 10 trees per plot (720 seed packets in total)</w:t>
          </w:r>
          <w:r w:rsidR="00CB0770" w:rsidRPr="0022442B">
            <w:rPr>
              <w:rFonts w:cs="Calibri"/>
              <w:lang w:val="en-US"/>
            </w:rPr>
            <w:t xml:space="preserve"> (Fig. </w:t>
          </w:r>
          <w:r w:rsidR="00823EE0">
            <w:rPr>
              <w:rFonts w:cs="Calibri"/>
              <w:lang w:val="en-US"/>
            </w:rPr>
            <w:t>4</w:t>
          </w:r>
          <w:r w:rsidR="00CB0770" w:rsidRPr="0022442B">
            <w:rPr>
              <w:rFonts w:cs="Calibri"/>
              <w:lang w:val="en-US"/>
            </w:rPr>
            <w:t>b)</w:t>
          </w:r>
          <w:r w:rsidR="00DF51C6" w:rsidRPr="0022442B">
            <w:rPr>
              <w:rFonts w:cs="Calibri"/>
              <w:lang w:val="en-US"/>
            </w:rPr>
            <w:t>. This experiment will be monitored every three months by a member of Dr. Flanagan's lab. Eight to ten months after sowing I will harvest the seedlings (</w:t>
          </w:r>
          <w:r w:rsidR="00CB0770" w:rsidRPr="0022442B">
            <w:rPr>
              <w:rFonts w:cs="Calibri"/>
              <w:lang w:val="en-US"/>
            </w:rPr>
            <w:t xml:space="preserve">Fig. </w:t>
          </w:r>
          <w:r w:rsidR="00823EE0">
            <w:rPr>
              <w:rFonts w:cs="Calibri"/>
              <w:lang w:val="en-US"/>
            </w:rPr>
            <w:t>4</w:t>
          </w:r>
          <w:r w:rsidR="00DF51C6" w:rsidRPr="0022442B">
            <w:rPr>
              <w:rFonts w:cs="Calibri"/>
              <w:lang w:val="en-US"/>
            </w:rPr>
            <w:t>c) to collect protocorm fragments for mycorrhizal DNA extraction and sequencing, which will be performed as described in WP 1.</w:t>
          </w:r>
        </w:p>
        <w:p w14:paraId="5F1B8CB2" w14:textId="77777777" w:rsidR="00AA6EB7" w:rsidRPr="0022442B" w:rsidRDefault="00AA6EB7" w:rsidP="00AA6EB7">
          <w:pPr>
            <w:widowControl w:val="0"/>
            <w:autoSpaceDE w:val="0"/>
            <w:autoSpaceDN w:val="0"/>
            <w:adjustRightInd w:val="0"/>
            <w:spacing w:after="0" w:line="240" w:lineRule="auto"/>
            <w:jc w:val="both"/>
            <w:rPr>
              <w:rFonts w:cs="Calibri"/>
              <w:lang w:val="en-US"/>
            </w:rPr>
          </w:pPr>
        </w:p>
        <w:p w14:paraId="08712406" w14:textId="2330EDBA" w:rsidR="00DF51C6" w:rsidRPr="00AA6EB7" w:rsidRDefault="00DF51C6" w:rsidP="00AA6EB7">
          <w:pPr>
            <w:autoSpaceDE w:val="0"/>
            <w:autoSpaceDN w:val="0"/>
            <w:adjustRightInd w:val="0"/>
            <w:spacing w:after="0" w:line="240" w:lineRule="auto"/>
            <w:jc w:val="both"/>
            <w:rPr>
              <w:rFonts w:cs="Calibri"/>
              <w:noProof/>
              <w:lang w:val="en-GB" w:eastAsia="en-GB"/>
            </w:rPr>
          </w:pPr>
          <w:r w:rsidRPr="00AA6EB7">
            <w:rPr>
              <w:rFonts w:cs="Calibri"/>
              <w:noProof/>
              <w:lang w:val="en-GB" w:eastAsia="en-GB"/>
            </w:rPr>
            <w:lastRenderedPageBreak/>
            <w:drawing>
              <wp:inline distT="0" distB="0" distL="0" distR="0" wp14:anchorId="31F7072D" wp14:editId="23EF021E">
                <wp:extent cx="5464175" cy="1660525"/>
                <wp:effectExtent l="0" t="0" r="3175" b="0"/>
                <wp:docPr id="8" name="Imagen 8" descr="Fig_sampl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Fig_sampling2"/>
                        <pic:cNvPicPr>
                          <a:picLocks noChangeAspect="1" noChangeArrowheads="1"/>
                        </pic:cNvPicPr>
                      </pic:nvPicPr>
                      <pic:blipFill>
                        <a:blip r:embed="rId18">
                          <a:extLst>
                            <a:ext uri="{28A0092B-C50C-407E-A947-70E740481C1C}">
                              <a14:useLocalDpi xmlns:a14="http://schemas.microsoft.com/office/drawing/2010/main" val="0"/>
                            </a:ext>
                          </a:extLst>
                        </a:blip>
                        <a:srcRect t="28923"/>
                        <a:stretch>
                          <a:fillRect/>
                        </a:stretch>
                      </pic:blipFill>
                      <pic:spPr bwMode="auto">
                        <a:xfrm>
                          <a:off x="0" y="0"/>
                          <a:ext cx="5464175" cy="1660525"/>
                        </a:xfrm>
                        <a:prstGeom prst="rect">
                          <a:avLst/>
                        </a:prstGeom>
                        <a:noFill/>
                        <a:ln>
                          <a:noFill/>
                        </a:ln>
                      </pic:spPr>
                    </pic:pic>
                  </a:graphicData>
                </a:graphic>
              </wp:inline>
            </w:drawing>
          </w:r>
        </w:p>
        <w:p w14:paraId="777FA782" w14:textId="77777777" w:rsidR="00DF51C6" w:rsidRPr="00AA6EB7" w:rsidRDefault="00DF51C6" w:rsidP="00AA6EB7">
          <w:pPr>
            <w:pStyle w:val="Prrafodelista"/>
            <w:widowControl w:val="0"/>
            <w:spacing w:after="0" w:line="240" w:lineRule="auto"/>
            <w:ind w:left="0"/>
            <w:jc w:val="center"/>
            <w:rPr>
              <w:rFonts w:asciiTheme="minorHAnsi" w:hAnsiTheme="minorHAnsi" w:cs="Calibri"/>
              <w:sz w:val="22"/>
              <w:lang w:val="en-GB"/>
            </w:rPr>
          </w:pPr>
        </w:p>
        <w:p w14:paraId="497132BB" w14:textId="20FF3B5C" w:rsidR="00CB0770" w:rsidRPr="00823EE0" w:rsidRDefault="00CB0770" w:rsidP="00CB0770">
          <w:pPr>
            <w:autoSpaceDE w:val="0"/>
            <w:autoSpaceDN w:val="0"/>
            <w:adjustRightInd w:val="0"/>
            <w:spacing w:after="0" w:line="240" w:lineRule="auto"/>
            <w:jc w:val="both"/>
            <w:rPr>
              <w:rFonts w:cs="Calibri"/>
              <w:lang w:val="en-US"/>
            </w:rPr>
          </w:pPr>
          <w:r w:rsidRPr="00823EE0">
            <w:rPr>
              <w:rFonts w:cs="Calibri"/>
              <w:b/>
              <w:lang w:val="en-US"/>
            </w:rPr>
            <w:t>Fig.</w:t>
          </w:r>
          <w:r w:rsidRPr="00823EE0">
            <w:rPr>
              <w:rFonts w:cs="Calibri"/>
              <w:lang w:val="en-US"/>
            </w:rPr>
            <w:t xml:space="preserve"> </w:t>
          </w:r>
          <w:ins w:id="106" w:author="agustina ventre" w:date="2018-11-29T12:58:00Z">
            <w:r w:rsidR="00823EE0">
              <w:rPr>
                <w:rFonts w:cs="Calibri"/>
                <w:b/>
                <w:lang w:val="en-US"/>
              </w:rPr>
              <w:t>4</w:t>
            </w:r>
          </w:ins>
          <w:del w:id="107" w:author="agustina ventre" w:date="2018-11-29T12:58:00Z">
            <w:r w:rsidRPr="00823EE0" w:rsidDel="00823EE0">
              <w:rPr>
                <w:rFonts w:cs="Calibri"/>
                <w:b/>
                <w:lang w:val="en-US"/>
              </w:rPr>
              <w:delText>3</w:delText>
            </w:r>
          </w:del>
          <w:r w:rsidRPr="00823EE0">
            <w:rPr>
              <w:rFonts w:cs="Calibri"/>
              <w:lang w:val="en-US"/>
            </w:rPr>
            <w:t xml:space="preserve"> Study design. </w:t>
          </w:r>
          <w:r w:rsidRPr="00823EE0">
            <w:rPr>
              <w:rFonts w:cs="Calibri"/>
              <w:b/>
              <w:lang w:val="en-US"/>
            </w:rPr>
            <w:t>(a)</w:t>
          </w:r>
          <w:r w:rsidRPr="00823EE0">
            <w:rPr>
              <w:rFonts w:cs="Calibri"/>
              <w:lang w:val="en-US"/>
            </w:rPr>
            <w:t xml:space="preserve"> Bark and adult sampling at 3 trunk heights, </w:t>
          </w:r>
          <w:r w:rsidRPr="00823EE0">
            <w:rPr>
              <w:rFonts w:cs="Calibri"/>
              <w:b/>
              <w:lang w:val="en-US"/>
            </w:rPr>
            <w:t>(b)</w:t>
          </w:r>
          <w:r w:rsidRPr="00823EE0">
            <w:rPr>
              <w:rFonts w:cs="Calibri"/>
              <w:lang w:val="en-US"/>
            </w:rPr>
            <w:t xml:space="preserve"> </w:t>
          </w:r>
          <w:r w:rsidRPr="00823EE0">
            <w:rPr>
              <w:rFonts w:cs="Calibri"/>
              <w:i/>
              <w:lang w:val="en-US"/>
            </w:rPr>
            <w:t>in-situ</w:t>
          </w:r>
          <w:r w:rsidRPr="00823EE0">
            <w:rPr>
              <w:rFonts w:cs="Calibri"/>
              <w:lang w:val="en-US"/>
            </w:rPr>
            <w:t xml:space="preserve"> germination assays (each colour denotes a different species), </w:t>
          </w:r>
          <w:r w:rsidRPr="00823EE0">
            <w:rPr>
              <w:rFonts w:cs="Calibri"/>
              <w:b/>
              <w:lang w:val="en-US"/>
            </w:rPr>
            <w:t>(c)</w:t>
          </w:r>
          <w:r w:rsidRPr="00823EE0">
            <w:rPr>
              <w:rFonts w:cs="Calibri"/>
              <w:lang w:val="en-US"/>
            </w:rPr>
            <w:t xml:space="preserve"> collection of seedlings.</w:t>
          </w:r>
        </w:p>
        <w:p w14:paraId="721302BE" w14:textId="77777777" w:rsidR="00DF51C6" w:rsidRPr="00823EE0" w:rsidRDefault="00DF51C6" w:rsidP="00AA6EB7">
          <w:pPr>
            <w:widowControl w:val="0"/>
            <w:autoSpaceDE w:val="0"/>
            <w:autoSpaceDN w:val="0"/>
            <w:adjustRightInd w:val="0"/>
            <w:spacing w:after="0" w:line="240" w:lineRule="auto"/>
            <w:jc w:val="both"/>
            <w:rPr>
              <w:rFonts w:cs="Calibri"/>
              <w:lang w:val="en-US"/>
            </w:rPr>
          </w:pPr>
        </w:p>
        <w:p w14:paraId="5E5D2F54" w14:textId="3896DC5B" w:rsidR="00DF51C6" w:rsidRPr="00823EE0" w:rsidRDefault="00720C05" w:rsidP="00AA6EB7">
          <w:pPr>
            <w:widowControl w:val="0"/>
            <w:autoSpaceDE w:val="0"/>
            <w:autoSpaceDN w:val="0"/>
            <w:adjustRightInd w:val="0"/>
            <w:spacing w:after="0" w:line="240" w:lineRule="auto"/>
            <w:jc w:val="both"/>
            <w:rPr>
              <w:rFonts w:cs="Calibri"/>
              <w:i/>
              <w:lang w:val="en-US"/>
            </w:rPr>
          </w:pPr>
          <w:r w:rsidRPr="00823EE0">
            <w:rPr>
              <w:rFonts w:cs="Calibri"/>
              <w:i/>
              <w:lang w:val="en-US"/>
            </w:rPr>
            <w:t>Task 2.</w:t>
          </w:r>
          <w:del w:id="108" w:author="agustina ventre" w:date="2018-11-29T14:34:00Z">
            <w:r w:rsidRPr="00823EE0" w:rsidDel="00AE43DE">
              <w:rPr>
                <w:rFonts w:cs="Calibri"/>
                <w:i/>
                <w:lang w:val="en-US"/>
              </w:rPr>
              <w:delText>3</w:delText>
            </w:r>
          </w:del>
          <w:ins w:id="109" w:author="agustina ventre" w:date="2018-11-29T14:34:00Z">
            <w:r w:rsidR="00AE43DE">
              <w:rPr>
                <w:rFonts w:cs="Calibri"/>
                <w:i/>
                <w:lang w:val="en-US"/>
              </w:rPr>
              <w:t>4</w:t>
            </w:r>
          </w:ins>
          <w:r w:rsidRPr="00823EE0">
            <w:rPr>
              <w:rFonts w:cs="Calibri"/>
              <w:i/>
              <w:lang w:val="en-US"/>
            </w:rPr>
            <w:t xml:space="preserve"> </w:t>
          </w:r>
          <w:r w:rsidR="00DF51C6" w:rsidRPr="00823EE0">
            <w:rPr>
              <w:rFonts w:cs="Calibri"/>
              <w:i/>
              <w:lang w:val="en-US"/>
            </w:rPr>
            <w:t>Data analysis</w:t>
          </w:r>
        </w:p>
        <w:p w14:paraId="37ED908B" w14:textId="02D09124" w:rsidR="00DF51C6" w:rsidRPr="00823EE0" w:rsidRDefault="00DF51C6" w:rsidP="00AA6EB7">
          <w:pPr>
            <w:widowControl w:val="0"/>
            <w:autoSpaceDE w:val="0"/>
            <w:autoSpaceDN w:val="0"/>
            <w:adjustRightInd w:val="0"/>
            <w:spacing w:after="0" w:line="240" w:lineRule="auto"/>
            <w:jc w:val="both"/>
            <w:rPr>
              <w:rFonts w:cs="Times-Roman"/>
              <w:lang w:val="en-US"/>
            </w:rPr>
          </w:pPr>
          <w:r w:rsidRPr="00AA6EB7">
            <w:rPr>
              <w:rFonts w:cs="Calibri"/>
              <w:lang w:val="en-GB"/>
            </w:rPr>
            <w:t xml:space="preserve">With this information, </w:t>
          </w:r>
          <w:r w:rsidRPr="00823EE0">
            <w:rPr>
              <w:lang w:val="en-US"/>
            </w:rPr>
            <w:t xml:space="preserve">I will be able to test H2, which states that the availability of free-living fungi changes over the vertical gradient of light. To this end, </w:t>
          </w:r>
          <w:r w:rsidRPr="00AA6EB7">
            <w:rPr>
              <w:rFonts w:cs="Calibri"/>
              <w:lang w:val="en-GB"/>
            </w:rPr>
            <w:t xml:space="preserve">I will first </w:t>
          </w:r>
          <w:r w:rsidRPr="00823EE0">
            <w:rPr>
              <w:rFonts w:cs="Times-Roman"/>
              <w:lang w:val="en-US"/>
            </w:rPr>
            <w:t xml:space="preserve">describe mycorrhiza community composition, richness and turnover across tree heights. I will perform non-metric multidimensional scaling (NMDS) </w:t>
          </w:r>
          <w:r w:rsidRPr="00823EE0">
            <w:rPr>
              <w:lang w:val="en-US" w:eastAsia="en-GB"/>
            </w:rPr>
            <w:t>analysis over a mycorrhizal OTU presence-absence matrix</w:t>
          </w:r>
          <w:r w:rsidRPr="00823EE0">
            <w:rPr>
              <w:rFonts w:cs="Times-Roman"/>
              <w:lang w:val="en-US"/>
            </w:rPr>
            <w:t xml:space="preserve"> and assess </w:t>
          </w:r>
          <w:r w:rsidRPr="00823EE0">
            <w:rPr>
              <w:lang w:val="en-US" w:eastAsia="en-GB"/>
            </w:rPr>
            <w:t xml:space="preserve">differences in species composition with PERMANOVA, estimate </w:t>
          </w:r>
          <w:r w:rsidRPr="00823EE0">
            <w:rPr>
              <w:rFonts w:cs="Times-Roman"/>
              <w:lang w:val="en-US"/>
            </w:rPr>
            <w:t>richness with rarefaction curves</w:t>
          </w:r>
          <w:r w:rsidRPr="00AA6EB7">
            <w:rPr>
              <w:rStyle w:val="Refdenotaalpie"/>
              <w:rFonts w:cs="Times-Roman"/>
            </w:rPr>
            <w:footnoteReference w:id="10"/>
          </w:r>
          <w:r w:rsidRPr="00823EE0">
            <w:rPr>
              <w:rFonts w:cs="Times-Roman"/>
              <w:lang w:val="en-US"/>
            </w:rPr>
            <w:t xml:space="preserve">, and turnover </w:t>
          </w:r>
          <w:r w:rsidRPr="00823EE0">
            <w:rPr>
              <w:lang w:val="en-US" w:eastAsia="en-GB"/>
            </w:rPr>
            <w:t>using Jaccard index</w:t>
          </w:r>
          <w:bookmarkStart w:id="110" w:name="_Ref521500945"/>
          <w:r w:rsidRPr="00AA6EB7">
            <w:rPr>
              <w:rStyle w:val="Refdenotaalpie"/>
              <w:lang w:eastAsia="en-GB"/>
            </w:rPr>
            <w:footnoteReference w:id="11"/>
          </w:r>
          <w:bookmarkEnd w:id="110"/>
          <w:r w:rsidRPr="00823EE0">
            <w:rPr>
              <w:lang w:val="en-US" w:eastAsia="en-GB"/>
            </w:rPr>
            <w:t xml:space="preserve">. Second, I will test whether mycorrhizal fungi communities vary over the tree trunk </w:t>
          </w:r>
          <w:ins w:id="111" w:author="agustina ventre" w:date="2018-11-29T12:59:00Z">
            <w:r w:rsidR="00823EE0">
              <w:rPr>
                <w:lang w:val="en-US" w:eastAsia="en-GB"/>
              </w:rPr>
              <w:t xml:space="preserve">by </w:t>
            </w:r>
          </w:ins>
          <w:r w:rsidRPr="00823EE0">
            <w:rPr>
              <w:lang w:val="en-US" w:eastAsia="en-GB"/>
            </w:rPr>
            <w:t>building linear models controlled by the host tree species.</w:t>
          </w:r>
        </w:p>
        <w:p w14:paraId="2FCEF4F8" w14:textId="77777777" w:rsidR="00DF51C6" w:rsidRPr="00823EE0" w:rsidRDefault="00DF51C6" w:rsidP="00AA6EB7">
          <w:pPr>
            <w:spacing w:after="0" w:line="240" w:lineRule="auto"/>
            <w:rPr>
              <w:rFonts w:cs="Calibri"/>
              <w:b/>
              <w:lang w:val="en-US"/>
            </w:rPr>
          </w:pPr>
        </w:p>
        <w:p w14:paraId="3198AB15" w14:textId="77777777" w:rsidR="00DF51C6" w:rsidRPr="00823EE0" w:rsidRDefault="00DF51C6" w:rsidP="00AA6EB7">
          <w:pPr>
            <w:spacing w:after="0" w:line="240" w:lineRule="auto"/>
            <w:rPr>
              <w:b/>
              <w:lang w:val="en-US"/>
            </w:rPr>
          </w:pPr>
          <w:r w:rsidRPr="00823EE0">
            <w:rPr>
              <w:b/>
              <w:lang w:val="en-US"/>
            </w:rPr>
            <w:t>WP3 Assessing turnover in mycorrhizal fungi over epiphytic orchid ontogeny.</w:t>
          </w:r>
        </w:p>
        <w:p w14:paraId="35ACE1ED" w14:textId="77777777" w:rsidR="00AA6EB7" w:rsidRPr="00823EE0" w:rsidRDefault="00AA6EB7" w:rsidP="00AA6EB7">
          <w:pPr>
            <w:spacing w:after="0" w:line="240" w:lineRule="auto"/>
            <w:rPr>
              <w:b/>
              <w:lang w:val="en-US"/>
            </w:rPr>
          </w:pPr>
        </w:p>
        <w:p w14:paraId="48E80810" w14:textId="743B2021" w:rsidR="00DF51C6" w:rsidRPr="006B20C0" w:rsidRDefault="00720C05" w:rsidP="00AA6EB7">
          <w:pPr>
            <w:widowControl w:val="0"/>
            <w:autoSpaceDE w:val="0"/>
            <w:autoSpaceDN w:val="0"/>
            <w:adjustRightInd w:val="0"/>
            <w:spacing w:after="0" w:line="240" w:lineRule="auto"/>
            <w:jc w:val="both"/>
            <w:rPr>
              <w:rFonts w:cs="Calibri"/>
              <w:lang w:val="en-US"/>
            </w:rPr>
          </w:pPr>
          <w:r>
            <w:rPr>
              <w:lang w:val="en-US"/>
            </w:rPr>
            <w:t>To assess turnover in mycorrhizal communities across different life stages, I will use the same</w:t>
          </w:r>
          <w:r w:rsidR="00DF51C6" w:rsidRPr="00823EE0">
            <w:rPr>
              <w:lang w:val="en-US"/>
            </w:rPr>
            <w:t xml:space="preserve"> study </w:t>
          </w:r>
          <w:r w:rsidR="00DF51C6" w:rsidRPr="006B20C0">
            <w:rPr>
              <w:lang w:val="en-US"/>
            </w:rPr>
            <w:t xml:space="preserve">species and experimental design as in WP2. I will compare the diversity and composition of mycorrhizal fungi communities extracted from seedling and adult roots. </w:t>
          </w:r>
          <w:r w:rsidR="00DF51C6" w:rsidRPr="006B20C0">
            <w:rPr>
              <w:rFonts w:cs="Calibri"/>
              <w:lang w:val="en-US"/>
            </w:rPr>
            <w:t xml:space="preserve">In particular, to test the hypothesis that </w:t>
          </w:r>
          <w:r w:rsidR="00DF51C6" w:rsidRPr="006B20C0">
            <w:rPr>
              <w:lang w:val="en-US"/>
            </w:rPr>
            <w:t>seedlings will have a greater diversity of mycorrhizal fungi than adults (</w:t>
          </w:r>
          <w:r w:rsidR="00DF51C6" w:rsidRPr="00403F16">
            <w:rPr>
              <w:b/>
              <w:lang w:val="en-US"/>
              <w:rPrChange w:id="112" w:author="agustina ventre" w:date="2018-11-29T15:00:00Z">
                <w:rPr>
                  <w:lang w:val="en-US"/>
                </w:rPr>
              </w:rPrChange>
            </w:rPr>
            <w:t>H3</w:t>
          </w:r>
          <w:r w:rsidR="00DF51C6" w:rsidRPr="006B20C0">
            <w:rPr>
              <w:lang w:val="en-US"/>
            </w:rPr>
            <w:t>)</w:t>
          </w:r>
          <w:r w:rsidR="00DF51C6" w:rsidRPr="006B20C0">
            <w:rPr>
              <w:rFonts w:cs="Calibri"/>
              <w:lang w:val="en-US"/>
            </w:rPr>
            <w:t xml:space="preserve">, I will calculate mycorrhizal OTU diversity in seedlings and adults for each species, and test whether seedlings associate with a higher diversity of fungi. A confirmation of this hypothesis would indicate that seedlings are more generalist than adults, suggesting that the establishment of mycorrhizal associations </w:t>
          </w:r>
          <w:r w:rsidR="00DF51C6" w:rsidRPr="006B20C0">
            <w:rPr>
              <w:rFonts w:cs="Calibri"/>
              <w:lang w:val="en-US"/>
            </w:rPr>
            <w:lastRenderedPageBreak/>
            <w:t>is opportunistic during early life stages.</w:t>
          </w:r>
        </w:p>
        <w:p w14:paraId="3A3FB1CC" w14:textId="77777777" w:rsidR="00144F7B" w:rsidRDefault="00144F7B" w:rsidP="00AA6EB7">
          <w:pPr>
            <w:spacing w:after="0" w:line="240" w:lineRule="auto"/>
            <w:jc w:val="both"/>
            <w:rPr>
              <w:ins w:id="113" w:author="Hans Jacquemyn" w:date="2018-11-28T15:48:00Z"/>
              <w:rFonts w:cs="Calibri"/>
              <w:lang w:val="en-US"/>
            </w:rPr>
          </w:pPr>
        </w:p>
        <w:p w14:paraId="3A23CF7F" w14:textId="27556E58" w:rsidR="00144F7B" w:rsidRPr="0016152A" w:rsidRDefault="00144F7B" w:rsidP="00AA6EB7">
          <w:pPr>
            <w:spacing w:after="0" w:line="240" w:lineRule="auto"/>
            <w:jc w:val="both"/>
            <w:rPr>
              <w:ins w:id="114" w:author="agustina ventre" w:date="2018-11-29T14:30:00Z"/>
              <w:rFonts w:cs="Calibri"/>
              <w:i/>
              <w:lang w:val="en-US"/>
              <w:rPrChange w:id="115" w:author="agustina ventre" w:date="2018-11-29T14:45:00Z">
                <w:rPr>
                  <w:ins w:id="116" w:author="agustina ventre" w:date="2018-11-29T14:30:00Z"/>
                  <w:rFonts w:cs="Calibri"/>
                  <w:lang w:val="en-US"/>
                </w:rPr>
              </w:rPrChange>
            </w:rPr>
          </w:pPr>
          <w:commentRangeStart w:id="117"/>
          <w:ins w:id="118" w:author="Hans Jacquemyn" w:date="2018-11-28T15:48:00Z">
            <w:del w:id="119" w:author="agustina ventre" w:date="2018-11-29T14:45:00Z">
              <w:r w:rsidRPr="0016152A" w:rsidDel="0016152A">
                <w:rPr>
                  <w:rFonts w:cs="Calibri"/>
                  <w:i/>
                  <w:lang w:val="en-US"/>
                  <w:rPrChange w:id="120" w:author="agustina ventre" w:date="2018-11-29T14:45:00Z">
                    <w:rPr>
                      <w:rFonts w:cs="Calibri"/>
                      <w:lang w:val="en-US"/>
                    </w:rPr>
                  </w:rPrChange>
                </w:rPr>
                <w:delText xml:space="preserve">Task 3.1 </w:delText>
              </w:r>
            </w:del>
            <w:r w:rsidRPr="0016152A">
              <w:rPr>
                <w:rFonts w:cs="Calibri"/>
                <w:i/>
                <w:lang w:val="en-US"/>
                <w:rPrChange w:id="121" w:author="agustina ventre" w:date="2018-11-29T14:45:00Z">
                  <w:rPr>
                    <w:rFonts w:cs="Calibri"/>
                    <w:lang w:val="en-US"/>
                  </w:rPr>
                </w:rPrChange>
              </w:rPr>
              <w:t>Sampling</w:t>
            </w:r>
          </w:ins>
        </w:p>
        <w:p w14:paraId="0E8A7ECA" w14:textId="15DAECE4" w:rsidR="00AE43DE" w:rsidRDefault="0016152A" w:rsidP="00AA6EB7">
          <w:pPr>
            <w:spacing w:after="0" w:line="240" w:lineRule="auto"/>
            <w:jc w:val="both"/>
            <w:rPr>
              <w:ins w:id="122" w:author="Hans Jacquemyn" w:date="2018-11-28T15:49:00Z"/>
              <w:rFonts w:cs="Calibri"/>
              <w:lang w:val="en-US"/>
            </w:rPr>
          </w:pPr>
          <w:ins w:id="123" w:author="agustina ventre" w:date="2018-11-29T14:43:00Z">
            <w:r>
              <w:rPr>
                <w:rFonts w:cs="Calibri"/>
                <w:lang w:val="en-US"/>
              </w:rPr>
              <w:t>I will use the</w:t>
            </w:r>
          </w:ins>
          <w:ins w:id="124" w:author="agustina ventre" w:date="2018-11-29T14:47:00Z">
            <w:r>
              <w:rPr>
                <w:rFonts w:cs="Calibri"/>
                <w:lang w:val="en-US"/>
              </w:rPr>
              <w:t xml:space="preserve"> data collected in WP2:</w:t>
            </w:r>
          </w:ins>
          <w:ins w:id="125" w:author="agustina ventre" w:date="2018-11-29T14:43:00Z">
            <w:r>
              <w:rPr>
                <w:rFonts w:cs="Calibri"/>
                <w:lang w:val="en-US"/>
              </w:rPr>
              <w:t xml:space="preserve"> OTUs </w:t>
            </w:r>
          </w:ins>
          <w:ins w:id="126" w:author="agustina ventre" w:date="2018-11-29T14:47:00Z">
            <w:r>
              <w:rPr>
                <w:rFonts w:cs="Calibri"/>
                <w:lang w:val="en-US"/>
              </w:rPr>
              <w:t xml:space="preserve">obtained </w:t>
            </w:r>
          </w:ins>
          <w:ins w:id="127" w:author="agustina ventre" w:date="2018-11-29T14:43:00Z">
            <w:r>
              <w:rPr>
                <w:rFonts w:cs="Calibri"/>
                <w:lang w:val="en-US"/>
              </w:rPr>
              <w:t>from adult orchid roots in Task 2.2</w:t>
            </w:r>
          </w:ins>
          <w:ins w:id="128" w:author="agustina ventre" w:date="2018-11-29T14:44:00Z">
            <w:r>
              <w:rPr>
                <w:rFonts w:cs="Calibri"/>
                <w:lang w:val="en-US"/>
              </w:rPr>
              <w:t xml:space="preserve">, and </w:t>
            </w:r>
          </w:ins>
          <w:ins w:id="129" w:author="agustina ventre" w:date="2018-11-29T14:47:00Z">
            <w:r>
              <w:rPr>
                <w:rFonts w:cs="Calibri"/>
                <w:lang w:val="en-US"/>
              </w:rPr>
              <w:t>OTUs obtained</w:t>
            </w:r>
          </w:ins>
          <w:ins w:id="130" w:author="agustina ventre" w:date="2018-11-29T14:44:00Z">
            <w:r>
              <w:rPr>
                <w:rFonts w:cs="Calibri"/>
                <w:lang w:val="en-US"/>
              </w:rPr>
              <w:t xml:space="preserve"> from seedling roots in Task 2.3.</w:t>
            </w:r>
          </w:ins>
        </w:p>
        <w:p w14:paraId="00F8A274" w14:textId="5D7CDD08" w:rsidR="00144F7B" w:rsidDel="0016152A" w:rsidRDefault="00144F7B" w:rsidP="00AA6EB7">
          <w:pPr>
            <w:spacing w:after="0" w:line="240" w:lineRule="auto"/>
            <w:jc w:val="both"/>
            <w:rPr>
              <w:ins w:id="131" w:author="Hans Jacquemyn" w:date="2018-11-28T15:49:00Z"/>
              <w:del w:id="132" w:author="agustina ventre" w:date="2018-11-29T14:48:00Z"/>
              <w:rFonts w:cs="Calibri"/>
              <w:lang w:val="en-US"/>
            </w:rPr>
          </w:pPr>
        </w:p>
        <w:p w14:paraId="1A387226" w14:textId="350DC410" w:rsidR="00144F7B" w:rsidDel="0016152A" w:rsidRDefault="00144F7B" w:rsidP="00AA6EB7">
          <w:pPr>
            <w:spacing w:after="0" w:line="240" w:lineRule="auto"/>
            <w:jc w:val="both"/>
            <w:rPr>
              <w:ins w:id="133" w:author="Hans Jacquemyn" w:date="2018-11-28T15:49:00Z"/>
              <w:del w:id="134" w:author="agustina ventre" w:date="2018-11-29T14:48:00Z"/>
              <w:rFonts w:cs="Calibri"/>
              <w:lang w:val="en-US"/>
            </w:rPr>
          </w:pPr>
          <w:ins w:id="135" w:author="Hans Jacquemyn" w:date="2018-11-28T15:49:00Z">
            <w:del w:id="136" w:author="agustina ventre" w:date="2018-11-29T14:48:00Z">
              <w:r w:rsidDel="0016152A">
                <w:rPr>
                  <w:rFonts w:cs="Calibri"/>
                  <w:lang w:val="en-US"/>
                </w:rPr>
                <w:delText>Task 3.2</w:delText>
              </w:r>
            </w:del>
          </w:ins>
        </w:p>
        <w:p w14:paraId="14B86127" w14:textId="0073BFFE" w:rsidR="00144F7B" w:rsidRDefault="00144F7B" w:rsidP="00AA6EB7">
          <w:pPr>
            <w:spacing w:after="0" w:line="240" w:lineRule="auto"/>
            <w:jc w:val="both"/>
            <w:rPr>
              <w:ins w:id="137" w:author="Hans Jacquemyn" w:date="2018-11-28T15:49:00Z"/>
              <w:rFonts w:cs="Calibri"/>
              <w:lang w:val="en-US"/>
            </w:rPr>
          </w:pPr>
        </w:p>
        <w:p w14:paraId="7399328C" w14:textId="5761C677" w:rsidR="00144F7B" w:rsidRDefault="00144F7B" w:rsidP="00AA6EB7">
          <w:pPr>
            <w:spacing w:after="0" w:line="240" w:lineRule="auto"/>
            <w:jc w:val="both"/>
            <w:rPr>
              <w:ins w:id="138" w:author="agustina ventre" w:date="2018-11-29T15:00:00Z"/>
              <w:rFonts w:cs="Calibri"/>
              <w:lang w:val="en-US"/>
            </w:rPr>
          </w:pPr>
          <w:ins w:id="139" w:author="Hans Jacquemyn" w:date="2018-11-28T15:49:00Z">
            <w:r>
              <w:rPr>
                <w:rFonts w:cs="Calibri"/>
                <w:lang w:val="en-US"/>
              </w:rPr>
              <w:t>Task 3.</w:t>
            </w:r>
          </w:ins>
          <w:ins w:id="140" w:author="agustina ventre" w:date="2018-11-29T14:48:00Z">
            <w:r w:rsidR="0016152A">
              <w:rPr>
                <w:rFonts w:cs="Calibri"/>
                <w:lang w:val="en-US"/>
              </w:rPr>
              <w:t>1</w:t>
            </w:r>
          </w:ins>
          <w:ins w:id="141" w:author="Hans Jacquemyn" w:date="2018-11-28T15:49:00Z">
            <w:del w:id="142" w:author="agustina ventre" w:date="2018-11-29T14:48:00Z">
              <w:r w:rsidDel="0016152A">
                <w:rPr>
                  <w:rFonts w:cs="Calibri"/>
                  <w:lang w:val="en-US"/>
                </w:rPr>
                <w:delText>3</w:delText>
              </w:r>
            </w:del>
            <w:r>
              <w:rPr>
                <w:rFonts w:cs="Calibri"/>
                <w:lang w:val="en-US"/>
              </w:rPr>
              <w:t xml:space="preserve"> Data analysis</w:t>
            </w:r>
          </w:ins>
          <w:commentRangeEnd w:id="117"/>
          <w:ins w:id="143" w:author="Hans Jacquemyn" w:date="2018-11-28T15:59:00Z">
            <w:r w:rsidR="00A1602C">
              <w:rPr>
                <w:rStyle w:val="Refdecomentario"/>
              </w:rPr>
              <w:commentReference w:id="117"/>
            </w:r>
          </w:ins>
        </w:p>
        <w:p w14:paraId="1D8E5AB4" w14:textId="77777777" w:rsidR="00403F16" w:rsidRDefault="00403F16" w:rsidP="00AA6EB7">
          <w:pPr>
            <w:spacing w:after="0" w:line="240" w:lineRule="auto"/>
            <w:jc w:val="both"/>
            <w:rPr>
              <w:ins w:id="144" w:author="Hans Jacquemyn" w:date="2018-11-28T15:48:00Z"/>
              <w:rFonts w:cs="Calibri"/>
              <w:lang w:val="en-US"/>
            </w:rPr>
          </w:pPr>
        </w:p>
        <w:p w14:paraId="375CF528" w14:textId="77777777" w:rsidR="00144F7B" w:rsidRDefault="00144F7B" w:rsidP="00AA6EB7">
          <w:pPr>
            <w:spacing w:after="0" w:line="240" w:lineRule="auto"/>
            <w:jc w:val="both"/>
            <w:rPr>
              <w:ins w:id="145" w:author="Hans Jacquemyn" w:date="2018-11-28T15:48:00Z"/>
              <w:rFonts w:cs="Calibri"/>
              <w:lang w:val="en-US"/>
            </w:rPr>
          </w:pPr>
        </w:p>
        <w:p w14:paraId="21F1F6E6" w14:textId="7582648F" w:rsidR="00144F7B" w:rsidDel="00A74461" w:rsidRDefault="00144F7B" w:rsidP="00AA6EB7">
          <w:pPr>
            <w:spacing w:after="0" w:line="240" w:lineRule="auto"/>
            <w:jc w:val="both"/>
            <w:rPr>
              <w:del w:id="146" w:author="agustina ventre" w:date="2018-11-29T14:40:00Z"/>
              <w:rFonts w:cs="Calibri"/>
              <w:lang w:val="en-US"/>
            </w:rPr>
          </w:pPr>
        </w:p>
        <w:p w14:paraId="39702BA2" w14:textId="73A0B961" w:rsidR="007B37D2" w:rsidRPr="002F374F" w:rsidDel="00A74461" w:rsidRDefault="007B37D2" w:rsidP="00AA6EB7">
          <w:pPr>
            <w:widowControl w:val="0"/>
            <w:autoSpaceDE w:val="0"/>
            <w:autoSpaceDN w:val="0"/>
            <w:adjustRightInd w:val="0"/>
            <w:spacing w:after="0" w:line="240" w:lineRule="auto"/>
            <w:jc w:val="both"/>
            <w:rPr>
              <w:del w:id="147" w:author="agustina ventre" w:date="2018-11-29T14:40:00Z"/>
              <w:rFonts w:cs="Calibri"/>
              <w:lang w:val="en-US"/>
            </w:rPr>
          </w:pPr>
        </w:p>
        <w:p w14:paraId="088A39F0" w14:textId="52135F84" w:rsidR="00DF51C6" w:rsidRPr="00AA6EB7" w:rsidRDefault="00DF51C6" w:rsidP="00AA6EB7">
          <w:pPr>
            <w:widowControl w:val="0"/>
            <w:autoSpaceDE w:val="0"/>
            <w:autoSpaceDN w:val="0"/>
            <w:adjustRightInd w:val="0"/>
            <w:spacing w:after="0" w:line="240" w:lineRule="auto"/>
            <w:jc w:val="both"/>
            <w:rPr>
              <w:rFonts w:cs="Calibri"/>
              <w:lang w:val="en-GB"/>
            </w:rPr>
          </w:pPr>
          <w:r w:rsidRPr="002F374F">
            <w:rPr>
              <w:rFonts w:cs="Calibri"/>
              <w:lang w:val="en-US"/>
            </w:rPr>
            <w:t>To test the hypothesis that ontogenetic partner turnover occurs through sampling effects rather than complementarity (</w:t>
          </w:r>
          <w:r w:rsidRPr="00403F16">
            <w:rPr>
              <w:rFonts w:cs="Calibri"/>
              <w:b/>
              <w:lang w:val="en-US"/>
              <w:rPrChange w:id="148" w:author="agustina ventre" w:date="2018-11-29T15:00:00Z">
                <w:rPr>
                  <w:rFonts w:cs="Calibri"/>
                  <w:lang w:val="en-US"/>
                </w:rPr>
              </w:rPrChange>
            </w:rPr>
            <w:t>H4</w:t>
          </w:r>
          <w:r w:rsidRPr="002F374F">
            <w:rPr>
              <w:rFonts w:cs="Calibri"/>
              <w:lang w:val="en-US"/>
            </w:rPr>
            <w:t>), I will calculate OTU turnover from seedlings to adults for each species, and partition total OTU turnover into its nestedness and replacement components</w:t>
          </w:r>
          <w:r w:rsidRPr="00AA6EB7">
            <w:rPr>
              <w:rStyle w:val="Refdenotaalfinal"/>
              <w:rFonts w:cs="Calibri"/>
            </w:rPr>
            <w:endnoteReference w:id="2"/>
          </w:r>
          <w:r w:rsidRPr="002F374F">
            <w:rPr>
              <w:rFonts w:cs="Calibri"/>
              <w:lang w:val="en-US"/>
            </w:rPr>
            <w:t>. I expect nestedness to represent a greater proportion of OTU turnover (</w:t>
          </w:r>
          <w:r w:rsidR="00CB0770" w:rsidRPr="002F374F">
            <w:rPr>
              <w:rFonts w:cs="Calibri"/>
              <w:lang w:val="en-US"/>
            </w:rPr>
            <w:t xml:space="preserve">Fig. </w:t>
          </w:r>
          <w:ins w:id="152" w:author="agustina ventre" w:date="2018-11-29T13:02:00Z">
            <w:r w:rsidR="002F374F">
              <w:rPr>
                <w:rFonts w:cs="Calibri"/>
                <w:lang w:val="en-US"/>
              </w:rPr>
              <w:t>1</w:t>
            </w:r>
          </w:ins>
          <w:del w:id="153" w:author="agustina ventre" w:date="2018-11-29T13:02:00Z">
            <w:r w:rsidR="00CB0770" w:rsidRPr="002F374F" w:rsidDel="002F374F">
              <w:rPr>
                <w:rFonts w:cs="Calibri"/>
                <w:lang w:val="en-US"/>
              </w:rPr>
              <w:delText>4</w:delText>
            </w:r>
          </w:del>
          <w:r w:rsidR="00CB0770" w:rsidRPr="002F374F">
            <w:rPr>
              <w:rFonts w:cs="Calibri"/>
              <w:lang w:val="en-US"/>
            </w:rPr>
            <w:t>c</w:t>
          </w:r>
          <w:r w:rsidRPr="002F374F">
            <w:rPr>
              <w:rFonts w:cs="Calibri"/>
              <w:lang w:val="en-US"/>
            </w:rPr>
            <w:t>). This result would support the general hypothesis that switching partners over ontogeny is a risky strategy.</w:t>
          </w:r>
        </w:p>
        <w:p w14:paraId="0F9CEEE3" w14:textId="46FBEAE9" w:rsidR="002D11E6" w:rsidRDefault="002D11E6" w:rsidP="00AA6EB7">
          <w:pPr>
            <w:spacing w:after="0" w:line="240" w:lineRule="auto"/>
            <w:rPr>
              <w:ins w:id="154" w:author="agustina ventre" w:date="2018-11-29T14:59:00Z"/>
              <w:rFonts w:cs="Calibri"/>
              <w:lang w:val="en-US"/>
            </w:rPr>
          </w:pPr>
        </w:p>
        <w:p w14:paraId="04C9AB3D" w14:textId="3BE48EF8" w:rsidR="00403F16" w:rsidRDefault="00403F16" w:rsidP="00403F16">
          <w:pPr>
            <w:spacing w:after="0" w:line="240" w:lineRule="auto"/>
            <w:jc w:val="both"/>
            <w:rPr>
              <w:ins w:id="155" w:author="agustina ventre" w:date="2018-11-29T15:00:00Z"/>
              <w:rFonts w:cs="Calibri"/>
              <w:lang w:val="en-US"/>
            </w:rPr>
          </w:pPr>
          <w:ins w:id="156" w:author="agustina ventre" w:date="2018-11-29T15:00:00Z">
            <w:r>
              <w:rPr>
                <w:rFonts w:cs="Calibri"/>
                <w:lang w:val="en-US"/>
              </w:rPr>
              <w:lastRenderedPageBreak/>
              <w:t>Task 3.2 Data analysis</w:t>
            </w:r>
            <w:r>
              <w:rPr>
                <w:rStyle w:val="Refdecomentario"/>
              </w:rPr>
              <w:commentReference w:id="157"/>
            </w:r>
          </w:ins>
        </w:p>
        <w:p w14:paraId="6406CB43" w14:textId="77777777" w:rsidR="00403F16" w:rsidRPr="002F374F" w:rsidRDefault="00403F16" w:rsidP="00AA6EB7">
          <w:pPr>
            <w:spacing w:after="0" w:line="240" w:lineRule="auto"/>
            <w:rPr>
              <w:rFonts w:cs="Calibri"/>
              <w:lang w:val="en-US"/>
            </w:rPr>
          </w:pPr>
        </w:p>
        <w:p w14:paraId="7AF52771" w14:textId="77777777" w:rsidR="002D11E6" w:rsidRPr="002F374F" w:rsidRDefault="002D11E6" w:rsidP="00AA6EB7">
          <w:pPr>
            <w:autoSpaceDE w:val="0"/>
            <w:autoSpaceDN w:val="0"/>
            <w:adjustRightInd w:val="0"/>
            <w:spacing w:after="0" w:line="240" w:lineRule="auto"/>
            <w:jc w:val="both"/>
            <w:rPr>
              <w:rFonts w:cs="Calibri"/>
              <w:b/>
              <w:lang w:val="en-US"/>
            </w:rPr>
          </w:pPr>
          <w:commentRangeStart w:id="158"/>
          <w:r w:rsidRPr="002F374F">
            <w:rPr>
              <w:rFonts w:cs="Calibri"/>
              <w:b/>
              <w:lang w:val="en-US"/>
            </w:rPr>
            <w:t>WORK PLAN</w:t>
          </w:r>
        </w:p>
        <w:p w14:paraId="1B6C03FE" w14:textId="2A41438E" w:rsidR="00123CC6" w:rsidRPr="00BF6157" w:rsidRDefault="00123CC6" w:rsidP="00AA6EB7">
          <w:pPr>
            <w:widowControl w:val="0"/>
            <w:autoSpaceDE w:val="0"/>
            <w:autoSpaceDN w:val="0"/>
            <w:adjustRightInd w:val="0"/>
            <w:spacing w:after="0" w:line="240" w:lineRule="auto"/>
            <w:jc w:val="both"/>
            <w:rPr>
              <w:rFonts w:cs="TimesNewRomanPSMT"/>
              <w:lang w:val="en-US"/>
            </w:rPr>
          </w:pPr>
          <w:r w:rsidRPr="00BF6157">
            <w:rPr>
              <w:rFonts w:cs="TimesNewRomanPSMT"/>
              <w:lang w:val="en-US"/>
            </w:rPr>
            <w:t xml:space="preserve">The proposal consists of </w:t>
          </w:r>
          <w:r w:rsidR="00AA6EB7" w:rsidRPr="00BF6157">
            <w:rPr>
              <w:rFonts w:cs="TimesNewRomanPSMT"/>
              <w:lang w:val="en-US"/>
            </w:rPr>
            <w:t xml:space="preserve">three </w:t>
          </w:r>
          <w:r w:rsidRPr="00BF6157">
            <w:rPr>
              <w:rFonts w:cs="TimesNewRomanPSMT"/>
              <w:lang w:val="en-US"/>
            </w:rPr>
            <w:t>work packages (</w:t>
          </w:r>
          <w:r w:rsidRPr="00BF6157">
            <w:rPr>
              <w:rFonts w:cs="TimesNewRomanPSMT"/>
              <w:b/>
              <w:lang w:val="en-US"/>
            </w:rPr>
            <w:t>WP</w:t>
          </w:r>
          <w:r w:rsidRPr="00BF6157">
            <w:rPr>
              <w:rFonts w:cs="TimesNewRomanPSMT"/>
              <w:lang w:val="en-US"/>
            </w:rPr>
            <w:t>), nine milestones (</w:t>
          </w:r>
          <w:r w:rsidRPr="00BF6157">
            <w:rPr>
              <w:rFonts w:cs="TimesNewRomanPSMT"/>
              <w:b/>
              <w:lang w:val="en-US"/>
            </w:rPr>
            <w:t>M</w:t>
          </w:r>
          <w:r w:rsidRPr="00BF6157">
            <w:rPr>
              <w:rFonts w:cs="TimesNewRomanPSMT"/>
              <w:lang w:val="en-US"/>
            </w:rPr>
            <w:t>) and four deliverables (</w:t>
          </w:r>
          <w:r w:rsidRPr="00BF6157">
            <w:rPr>
              <w:rFonts w:cs="TimesNewRomanPSMT"/>
              <w:b/>
              <w:lang w:val="en-US"/>
            </w:rPr>
            <w:t>D</w:t>
          </w:r>
          <w:r w:rsidRPr="00BF6157">
            <w:rPr>
              <w:rFonts w:cs="TimesNewRomanPSMT"/>
              <w:lang w:val="en-US"/>
            </w:rPr>
            <w:t>) (</w:t>
          </w:r>
          <w:r w:rsidR="00CB0770" w:rsidRPr="00BF6157">
            <w:rPr>
              <w:rFonts w:cs="TimesNewRomanPSMT"/>
              <w:i/>
              <w:lang w:val="en-US"/>
            </w:rPr>
            <w:t>Table 1</w:t>
          </w:r>
          <w:r w:rsidRPr="00BF6157">
            <w:rPr>
              <w:rFonts w:cs="TimesNewRomanPSMT"/>
              <w:lang w:val="en-US"/>
            </w:rPr>
            <w:t xml:space="preserve">). </w:t>
          </w:r>
          <w:r w:rsidRPr="00BF6157">
            <w:rPr>
              <w:rFonts w:cs="ArialNarrow"/>
              <w:color w:val="000000"/>
              <w:lang w:val="en-US"/>
            </w:rPr>
            <w:t>Ideal start date is October 1</w:t>
          </w:r>
          <w:r w:rsidRPr="00BF6157">
            <w:rPr>
              <w:rFonts w:cs="ArialNarrow"/>
              <w:color w:val="000000"/>
              <w:vertAlign w:val="superscript"/>
              <w:lang w:val="en-US"/>
            </w:rPr>
            <w:t>st</w:t>
          </w:r>
          <w:r w:rsidRPr="00BF6157">
            <w:rPr>
              <w:rFonts w:cs="ArialNarrow"/>
              <w:color w:val="000000"/>
              <w:lang w:val="en-US"/>
            </w:rPr>
            <w:t>, 2019.</w:t>
          </w:r>
        </w:p>
        <w:p w14:paraId="04F6C120" w14:textId="77777777" w:rsidR="002D11E6" w:rsidRPr="00BF6157" w:rsidRDefault="002D11E6" w:rsidP="00AA6EB7">
          <w:pPr>
            <w:autoSpaceDE w:val="0"/>
            <w:autoSpaceDN w:val="0"/>
            <w:adjustRightInd w:val="0"/>
            <w:spacing w:after="0" w:line="240" w:lineRule="auto"/>
            <w:jc w:val="both"/>
            <w:rPr>
              <w:rFonts w:cs="Calibri"/>
              <w:lang w:val="en-US"/>
            </w:rPr>
          </w:pPr>
        </w:p>
        <w:p w14:paraId="251E7694" w14:textId="74F1FED6" w:rsidR="00123CC6" w:rsidRPr="002F374F" w:rsidRDefault="00CB0770" w:rsidP="00AA6EB7">
          <w:pPr>
            <w:autoSpaceDE w:val="0"/>
            <w:autoSpaceDN w:val="0"/>
            <w:adjustRightInd w:val="0"/>
            <w:spacing w:after="0" w:line="240" w:lineRule="auto"/>
            <w:jc w:val="both"/>
            <w:rPr>
              <w:rFonts w:cs="Calibri"/>
              <w:lang w:val="en-US"/>
            </w:rPr>
          </w:pPr>
          <w:r w:rsidRPr="00BF6157">
            <w:rPr>
              <w:rFonts w:cs="ArialNarrow"/>
              <w:b/>
              <w:color w:val="000000"/>
              <w:lang w:val="en-US"/>
            </w:rPr>
            <w:t>Table 1</w:t>
          </w:r>
          <w:r w:rsidR="00123CC6" w:rsidRPr="00BF6157">
            <w:rPr>
              <w:rFonts w:cs="ArialNarrow"/>
              <w:color w:val="000000"/>
              <w:lang w:val="en-US"/>
            </w:rPr>
            <w:t xml:space="preserve"> Gantt chart showing work packages (WP), milestones (M) and deliverables (D) of the project. Blue: research packages; yellow: training</w:t>
          </w:r>
          <w:commentRangeEnd w:id="158"/>
          <w:r w:rsidR="00AA6EB7">
            <w:rPr>
              <w:rStyle w:val="Refdecomentario"/>
            </w:rPr>
            <w:commentReference w:id="158"/>
          </w:r>
          <w:r w:rsidR="00123CC6" w:rsidRPr="002F374F">
            <w:rPr>
              <w:rFonts w:cs="ArialNarrow"/>
              <w:color w:val="000000"/>
              <w:lang w:val="en-US"/>
            </w:rPr>
            <w:t>; green: seminars. The chart is not exhaustive.</w:t>
          </w:r>
        </w:p>
        <w:p w14:paraId="1EAD88D7" w14:textId="7F46C010" w:rsidR="00882D68" w:rsidRPr="00AA6EB7" w:rsidRDefault="002E10A5" w:rsidP="00AA6EB7">
          <w:pPr>
            <w:autoSpaceDE w:val="0"/>
            <w:autoSpaceDN w:val="0"/>
            <w:adjustRightInd w:val="0"/>
            <w:spacing w:after="0" w:line="240" w:lineRule="auto"/>
            <w:jc w:val="both"/>
            <w:rPr>
              <w:rFonts w:cs="Calibri"/>
            </w:rPr>
          </w:pPr>
          <w:r w:rsidRPr="00AA6EB7">
            <w:rPr>
              <w:noProof/>
              <w:lang w:val="en-GB" w:eastAsia="en-GB"/>
            </w:rPr>
            <w:drawing>
              <wp:inline distT="0" distB="0" distL="0" distR="0" wp14:anchorId="577DA1A1" wp14:editId="403C30E1">
                <wp:extent cx="5579745" cy="1230430"/>
                <wp:effectExtent l="0" t="0" r="1905"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1230430"/>
                        </a:xfrm>
                        <a:prstGeom prst="rect">
                          <a:avLst/>
                        </a:prstGeom>
                        <a:noFill/>
                        <a:ln>
                          <a:noFill/>
                        </a:ln>
                      </pic:spPr>
                    </pic:pic>
                  </a:graphicData>
                </a:graphic>
              </wp:inline>
            </w:drawing>
          </w:r>
        </w:p>
        <w:p w14:paraId="4B0B02D3" w14:textId="567C6977" w:rsidR="000D3440" w:rsidRPr="00AA6EB7" w:rsidRDefault="00E91798" w:rsidP="00AA6EB7">
          <w:pPr>
            <w:autoSpaceDE w:val="0"/>
            <w:autoSpaceDN w:val="0"/>
            <w:adjustRightInd w:val="0"/>
            <w:spacing w:after="0" w:line="240" w:lineRule="auto"/>
            <w:jc w:val="both"/>
            <w:rPr>
              <w:rFonts w:cs="Calibri"/>
            </w:rPr>
          </w:pPr>
        </w:p>
      </w:sdtContent>
    </w:sdt>
    <w:p w14:paraId="35142FA2" w14:textId="33E1B87D" w:rsidR="006178B5" w:rsidRPr="00AA6EB7" w:rsidRDefault="006D6537" w:rsidP="00AA6EB7">
      <w:pPr>
        <w:pStyle w:val="Ttulo1"/>
        <w:spacing w:line="240" w:lineRule="auto"/>
        <w:rPr>
          <w:rFonts w:eastAsia="Times New Roman"/>
          <w:szCs w:val="22"/>
          <w:lang w:val="en-US" w:eastAsia="nl-BE"/>
        </w:rPr>
      </w:pPr>
      <w:r w:rsidRPr="00AA6EB7">
        <w:rPr>
          <w:rFonts w:eastAsia="Times New Roman"/>
          <w:szCs w:val="22"/>
          <w:lang w:val="en-US" w:eastAsia="nl-BE"/>
        </w:rPr>
        <w:t>References</w:t>
      </w:r>
    </w:p>
    <w:p w14:paraId="35142FA3" w14:textId="31D2E0A3" w:rsidR="006178B5" w:rsidRPr="00AA6EB7" w:rsidRDefault="009367CF" w:rsidP="00AA6EB7">
      <w:pPr>
        <w:spacing w:after="0" w:line="240" w:lineRule="auto"/>
        <w:jc w:val="both"/>
        <w:rPr>
          <w:rFonts w:eastAsia="Times New Roman" w:cs="Calibri"/>
          <w:bCs/>
          <w:i/>
          <w:color w:val="00B0F0"/>
          <w:lang w:val="en-GB" w:eastAsia="nl-BE"/>
        </w:rPr>
      </w:pPr>
      <w:r w:rsidRPr="00AA6EB7">
        <w:rPr>
          <w:rFonts w:eastAsia="Times New Roman" w:cs="Calibri"/>
          <w:bCs/>
          <w:i/>
          <w:color w:val="00B0F0"/>
          <w:lang w:val="en-GB" w:eastAsia="nl-BE"/>
        </w:rPr>
        <w:t xml:space="preserve">Give an overview of </w:t>
      </w:r>
      <w:r w:rsidR="006178B5" w:rsidRPr="00AA6EB7">
        <w:rPr>
          <w:rFonts w:eastAsia="Times New Roman" w:cs="Calibri"/>
          <w:bCs/>
          <w:i/>
          <w:color w:val="00B0F0"/>
          <w:lang w:val="en-GB" w:eastAsia="nl-BE"/>
        </w:rPr>
        <w:t xml:space="preserve">the bibliographical references that are relevant for your research proposal. </w:t>
      </w:r>
    </w:p>
    <w:p w14:paraId="0F18E29D" w14:textId="40C18AEE" w:rsidR="005E0F57" w:rsidRPr="00AA6EB7" w:rsidRDefault="00C83664" w:rsidP="005E0F57">
      <w:pPr>
        <w:pStyle w:val="Textonotapie"/>
        <w:spacing w:line="240" w:lineRule="auto"/>
        <w:rPr>
          <w:ins w:id="159" w:author="Hans Jacquemyn" w:date="2018-11-28T14:26:00Z"/>
          <w:rFonts w:asciiTheme="minorHAnsi" w:hAnsiTheme="minorHAnsi"/>
          <w:sz w:val="16"/>
          <w:szCs w:val="16"/>
          <w:lang w:val="en-US"/>
        </w:rPr>
      </w:pPr>
      <w:ins w:id="160" w:author="Hans Jacquemyn" w:date="2018-11-28T14:41:00Z">
        <w:r>
          <w:rPr>
            <w:rFonts w:asciiTheme="minorHAnsi" w:hAnsiTheme="minorHAnsi"/>
            <w:sz w:val="16"/>
            <w:szCs w:val="16"/>
          </w:rPr>
          <w:t xml:space="preserve">1 </w:t>
        </w:r>
      </w:ins>
      <w:ins w:id="161" w:author="Hans Jacquemyn" w:date="2018-11-28T14:26:00Z">
        <w:r w:rsidR="005E0F57" w:rsidRPr="00AA6EB7">
          <w:rPr>
            <w:rFonts w:asciiTheme="minorHAnsi" w:hAnsiTheme="minorHAnsi"/>
            <w:sz w:val="16"/>
            <w:szCs w:val="16"/>
            <w:lang w:val="en-US"/>
          </w:rPr>
          <w:t xml:space="preserve">Krebs 1972. </w:t>
        </w:r>
        <w:r w:rsidR="005E0F57" w:rsidRPr="00AA6EB7">
          <w:rPr>
            <w:rFonts w:asciiTheme="minorHAnsi" w:hAnsiTheme="minorHAnsi" w:cs="Arial"/>
            <w:i/>
            <w:color w:val="000000"/>
            <w:sz w:val="16"/>
            <w:szCs w:val="16"/>
            <w:shd w:val="clear" w:color="auto" w:fill="FFFFFF"/>
          </w:rPr>
          <w:t>Ecology: the experimental analysis of distribution and abundance</w:t>
        </w:r>
        <w:r w:rsidR="005E0F57" w:rsidRPr="00AA6EB7">
          <w:rPr>
            <w:rFonts w:asciiTheme="minorHAnsi" w:hAnsiTheme="minorHAnsi" w:cs="Arial"/>
            <w:color w:val="000000"/>
            <w:sz w:val="16"/>
            <w:szCs w:val="16"/>
            <w:shd w:val="clear" w:color="auto" w:fill="FFFFFF"/>
          </w:rPr>
          <w:t>. 694 pp. Harper &amp; Row New York</w:t>
        </w:r>
      </w:ins>
    </w:p>
    <w:p w14:paraId="48BA5376" w14:textId="77777777" w:rsidR="005E0F57" w:rsidRPr="00AA6EB7" w:rsidRDefault="005E0F57" w:rsidP="005E0F57">
      <w:pPr>
        <w:pStyle w:val="Textonotapie"/>
        <w:spacing w:line="240" w:lineRule="auto"/>
        <w:rPr>
          <w:ins w:id="162" w:author="Hans Jacquemyn" w:date="2018-11-28T14:26:00Z"/>
          <w:rFonts w:asciiTheme="minorHAnsi" w:hAnsiTheme="minorHAnsi"/>
          <w:sz w:val="16"/>
          <w:szCs w:val="16"/>
        </w:rPr>
      </w:pPr>
      <w:ins w:id="163" w:author="Hans Jacquemyn" w:date="2018-11-28T14:26:00Z">
        <w:r w:rsidRPr="00AA6EB7">
          <w:rPr>
            <w:rStyle w:val="Refdenotaalpie"/>
            <w:rFonts w:asciiTheme="minorHAnsi" w:hAnsiTheme="minorHAnsi"/>
            <w:sz w:val="16"/>
            <w:szCs w:val="16"/>
          </w:rPr>
          <w:footnoteRef/>
        </w:r>
        <w:r w:rsidRPr="00AA6EB7">
          <w:rPr>
            <w:rFonts w:asciiTheme="minorHAnsi" w:hAnsiTheme="minorHAnsi"/>
            <w:sz w:val="16"/>
            <w:szCs w:val="16"/>
          </w:rPr>
          <w:t xml:space="preserve"> Nathan R, Muller-Landau HC. 2000. Spatial patterns of seed dispersal, their determinants and consequences for seed recruitment. Trends in Ecology and Evolution, 15: 278-285.</w:t>
        </w:r>
      </w:ins>
    </w:p>
    <w:p w14:paraId="2F20B913" w14:textId="77777777" w:rsidR="005E0F57" w:rsidRPr="00AA6EB7" w:rsidRDefault="005E0F57" w:rsidP="005E0F57">
      <w:pPr>
        <w:autoSpaceDE w:val="0"/>
        <w:autoSpaceDN w:val="0"/>
        <w:adjustRightInd w:val="0"/>
        <w:spacing w:after="0" w:line="240" w:lineRule="auto"/>
        <w:rPr>
          <w:ins w:id="164" w:author="Hans Jacquemyn" w:date="2018-11-28T14:26:00Z"/>
          <w:sz w:val="16"/>
          <w:szCs w:val="16"/>
        </w:rPr>
      </w:pPr>
      <w:ins w:id="165" w:author="Hans Jacquemyn" w:date="2018-11-28T14:26:00Z">
        <w:r w:rsidRPr="00AA6EB7">
          <w:rPr>
            <w:rStyle w:val="Refdenotaalpie"/>
            <w:sz w:val="16"/>
            <w:szCs w:val="16"/>
          </w:rPr>
          <w:footnoteRef/>
        </w:r>
        <w:r w:rsidRPr="004D27C9">
          <w:rPr>
            <w:sz w:val="16"/>
            <w:szCs w:val="16"/>
            <w:lang w:val="en-US"/>
          </w:rPr>
          <w:t xml:space="preserve"> </w:t>
        </w:r>
        <w:r w:rsidRPr="00AA6EB7">
          <w:rPr>
            <w:rFonts w:cs="AdvTT4e89fb21"/>
            <w:sz w:val="16"/>
            <w:szCs w:val="16"/>
            <w:lang w:val="en-US"/>
          </w:rPr>
          <w:t xml:space="preserve">Dunn </w:t>
        </w:r>
        <w:r w:rsidRPr="00AA6EB7">
          <w:rPr>
            <w:rFonts w:cs="AdvTTcb1ba73f.I"/>
            <w:sz w:val="16"/>
            <w:szCs w:val="16"/>
            <w:lang w:val="en-US"/>
          </w:rPr>
          <w:t xml:space="preserve">et al. </w:t>
        </w:r>
        <w:r w:rsidRPr="00AA6EB7">
          <w:rPr>
            <w:rFonts w:cs="AdvTT4e89fb21"/>
            <w:sz w:val="16"/>
            <w:szCs w:val="16"/>
            <w:lang w:val="en-US"/>
          </w:rPr>
          <w:t xml:space="preserve">2009. </w:t>
        </w:r>
        <w:r w:rsidRPr="00AA6EB7">
          <w:rPr>
            <w:rFonts w:cs="AdvTTcb1ba73f.I"/>
            <w:sz w:val="16"/>
            <w:szCs w:val="16"/>
            <w:lang w:val="en-US"/>
          </w:rPr>
          <w:t>Proc</w:t>
        </w:r>
        <w:r w:rsidRPr="00AA6EB7">
          <w:rPr>
            <w:rFonts w:cs="AdvTT4e89fb21"/>
            <w:sz w:val="16"/>
            <w:szCs w:val="16"/>
            <w:lang w:val="en-US"/>
          </w:rPr>
          <w:t xml:space="preserve">. </w:t>
        </w:r>
        <w:r w:rsidRPr="00AA6EB7">
          <w:rPr>
            <w:rFonts w:cs="AdvTTcb1ba73f.I"/>
            <w:sz w:val="16"/>
            <w:szCs w:val="16"/>
            <w:lang w:val="en-US"/>
          </w:rPr>
          <w:t xml:space="preserve">Proc. R. Soc. </w:t>
        </w:r>
        <w:r w:rsidRPr="00AA6EB7">
          <w:rPr>
            <w:rFonts w:cs="AdvTTcb1ba73f.I"/>
            <w:sz w:val="16"/>
            <w:szCs w:val="16"/>
          </w:rPr>
          <w:t xml:space="preserve">Lond. B. </w:t>
        </w:r>
        <w:r w:rsidRPr="00AA6EB7">
          <w:rPr>
            <w:rFonts w:cs="AdvTT4e89fb21"/>
            <w:sz w:val="16"/>
            <w:szCs w:val="16"/>
          </w:rPr>
          <w:t>276: 3037</w:t>
        </w:r>
        <w:r w:rsidRPr="00AA6EB7">
          <w:rPr>
            <w:rFonts w:cs="AdvP41153C"/>
            <w:sz w:val="16"/>
            <w:szCs w:val="16"/>
          </w:rPr>
          <w:t>–</w:t>
        </w:r>
        <w:r w:rsidRPr="00AA6EB7">
          <w:rPr>
            <w:rFonts w:cs="AdvTT4e89fb21"/>
            <w:sz w:val="16"/>
            <w:szCs w:val="16"/>
          </w:rPr>
          <w:t>3045</w:t>
        </w:r>
      </w:ins>
    </w:p>
    <w:p w14:paraId="1568D443" w14:textId="77777777" w:rsidR="005E0F57" w:rsidRPr="00AA6EB7" w:rsidRDefault="005E0F57" w:rsidP="005E0F57">
      <w:pPr>
        <w:pStyle w:val="Textonotapie"/>
        <w:spacing w:line="240" w:lineRule="auto"/>
        <w:rPr>
          <w:ins w:id="166" w:author="Hans Jacquemyn" w:date="2018-11-28T14:26:00Z"/>
          <w:rFonts w:asciiTheme="minorHAnsi" w:hAnsiTheme="minorHAnsi"/>
          <w:sz w:val="16"/>
          <w:szCs w:val="16"/>
          <w:lang w:val="nl-BE"/>
        </w:rPr>
      </w:pPr>
      <w:ins w:id="167" w:author="Hans Jacquemyn" w:date="2018-11-28T14:26:00Z">
        <w:r w:rsidRPr="00AA6EB7">
          <w:rPr>
            <w:rStyle w:val="Refdenotaalpie"/>
            <w:rFonts w:asciiTheme="minorHAnsi" w:hAnsiTheme="minorHAnsi"/>
            <w:sz w:val="16"/>
            <w:szCs w:val="16"/>
          </w:rPr>
          <w:footnoteRef/>
        </w:r>
        <w:r w:rsidRPr="00AA6EB7">
          <w:rPr>
            <w:rFonts w:asciiTheme="minorHAnsi" w:hAnsiTheme="minorHAnsi"/>
            <w:sz w:val="16"/>
            <w:szCs w:val="16"/>
            <w:lang w:val="nl-BE"/>
          </w:rPr>
          <w:t xml:space="preserve"> Afkhami et al. 2014. Ecol. Lett. 17: </w:t>
        </w:r>
        <w:r w:rsidRPr="00AA6EB7">
          <w:rPr>
            <w:rFonts w:asciiTheme="minorHAnsi" w:hAnsiTheme="minorHAnsi" w:cs="Arial"/>
            <w:sz w:val="16"/>
            <w:szCs w:val="16"/>
            <w:shd w:val="clear" w:color="auto" w:fill="FFFFFF"/>
            <w:lang w:val="nl-BE"/>
          </w:rPr>
          <w:t>1265-1273.</w:t>
        </w:r>
      </w:ins>
    </w:p>
    <w:p w14:paraId="71A3D751" w14:textId="77777777" w:rsidR="005E0F57" w:rsidRPr="004D27C9" w:rsidRDefault="005E0F57" w:rsidP="005E0F57">
      <w:pPr>
        <w:pStyle w:val="Textonotapie"/>
        <w:spacing w:line="240" w:lineRule="auto"/>
        <w:rPr>
          <w:ins w:id="168" w:author="Hans Jacquemyn" w:date="2018-11-28T14:26:00Z"/>
          <w:rFonts w:asciiTheme="minorHAnsi" w:hAnsiTheme="minorHAnsi"/>
          <w:sz w:val="16"/>
          <w:szCs w:val="16"/>
          <w:lang w:val="nl-BE"/>
        </w:rPr>
      </w:pPr>
      <w:ins w:id="169" w:author="Hans Jacquemyn" w:date="2018-11-28T14:26:00Z">
        <w:r w:rsidRPr="00AA6EB7">
          <w:rPr>
            <w:rStyle w:val="Refdenotaalpie"/>
            <w:rFonts w:asciiTheme="minorHAnsi" w:hAnsiTheme="minorHAnsi"/>
            <w:sz w:val="16"/>
            <w:szCs w:val="16"/>
          </w:rPr>
          <w:footnoteRef/>
        </w:r>
        <w:r w:rsidRPr="004D27C9">
          <w:rPr>
            <w:rFonts w:asciiTheme="minorHAnsi" w:hAnsiTheme="minorHAnsi"/>
            <w:sz w:val="16"/>
            <w:szCs w:val="16"/>
            <w:lang w:val="nl-BE"/>
          </w:rPr>
          <w:t xml:space="preserve"> Slatyer et al. 2013. Ecol. Lett. 16: 1104–1114</w:t>
        </w:r>
      </w:ins>
    </w:p>
    <w:p w14:paraId="35142FA5" w14:textId="5F830A30" w:rsidR="006178B5" w:rsidRDefault="005E0F57" w:rsidP="005E0F57">
      <w:pPr>
        <w:spacing w:after="0" w:line="240" w:lineRule="auto"/>
        <w:jc w:val="both"/>
        <w:rPr>
          <w:ins w:id="170" w:author="Hans Jacquemyn" w:date="2018-11-28T14:26:00Z"/>
          <w:sz w:val="16"/>
          <w:szCs w:val="16"/>
        </w:rPr>
      </w:pPr>
      <w:ins w:id="171" w:author="Hans Jacquemyn" w:date="2018-11-28T14:26:00Z">
        <w:r w:rsidRPr="00AA6EB7">
          <w:rPr>
            <w:rStyle w:val="Refdenotaalpie"/>
            <w:sz w:val="16"/>
            <w:szCs w:val="16"/>
          </w:rPr>
          <w:footnoteRef/>
        </w:r>
        <w:r w:rsidRPr="00AA6EB7">
          <w:rPr>
            <w:sz w:val="16"/>
            <w:szCs w:val="16"/>
          </w:rPr>
          <w:t xml:space="preserve"> Batstone et al. 2018. Ecology 99: 1039-1050</w:t>
        </w:r>
      </w:ins>
    </w:p>
    <w:p w14:paraId="1E93BF77" w14:textId="77777777" w:rsidR="00814DEE" w:rsidRPr="00814DEE" w:rsidRDefault="00814DEE" w:rsidP="00814DEE">
      <w:pPr>
        <w:pStyle w:val="Textonotapie"/>
        <w:spacing w:line="240" w:lineRule="auto"/>
        <w:rPr>
          <w:ins w:id="172" w:author="Hans Jacquemyn" w:date="2018-11-28T14:26:00Z"/>
          <w:rFonts w:asciiTheme="minorHAnsi" w:hAnsiTheme="minorHAnsi"/>
          <w:sz w:val="16"/>
          <w:szCs w:val="16"/>
          <w:lang w:val="nl-BE"/>
          <w:rPrChange w:id="173" w:author="Hans Jacquemyn" w:date="2018-11-28T14:26:00Z">
            <w:rPr>
              <w:ins w:id="174" w:author="Hans Jacquemyn" w:date="2018-11-28T14:26:00Z"/>
              <w:rFonts w:asciiTheme="minorHAnsi" w:hAnsiTheme="minorHAnsi"/>
              <w:sz w:val="16"/>
              <w:szCs w:val="16"/>
              <w:lang w:val="en-US"/>
            </w:rPr>
          </w:rPrChange>
        </w:rPr>
      </w:pPr>
      <w:ins w:id="175" w:author="Hans Jacquemyn" w:date="2018-11-28T14:26:00Z">
        <w:r w:rsidRPr="00AA6EB7">
          <w:rPr>
            <w:rStyle w:val="Refdenotaalpie"/>
            <w:rFonts w:asciiTheme="minorHAnsi" w:hAnsiTheme="minorHAnsi"/>
          </w:rPr>
          <w:footnoteRef/>
        </w:r>
        <w:r w:rsidRPr="00814DEE">
          <w:rPr>
            <w:rFonts w:asciiTheme="minorHAnsi" w:hAnsiTheme="minorHAnsi"/>
            <w:sz w:val="16"/>
            <w:szCs w:val="16"/>
            <w:lang w:val="nl-BE"/>
            <w:rPrChange w:id="176" w:author="Hans Jacquemyn" w:date="2018-11-28T14:26:00Z">
              <w:rPr>
                <w:rFonts w:asciiTheme="minorHAnsi" w:hAnsiTheme="minorHAnsi"/>
                <w:sz w:val="16"/>
                <w:szCs w:val="16"/>
              </w:rPr>
            </w:rPrChange>
          </w:rPr>
          <w:t xml:space="preserve"> Rasmussen &amp; Rasmussen 2018. Bot. J. Linn. Soc. </w:t>
        </w:r>
        <w:r w:rsidRPr="00814DEE">
          <w:rPr>
            <w:rFonts w:asciiTheme="minorHAnsi" w:eastAsiaTheme="minorHAnsi" w:hAnsiTheme="minorHAnsi" w:cs="NewCenturySchlbk-Bold"/>
            <w:bCs/>
            <w:sz w:val="16"/>
            <w:szCs w:val="16"/>
            <w:lang w:val="nl-BE"/>
            <w:rPrChange w:id="177" w:author="Hans Jacquemyn" w:date="2018-11-28T14:26:00Z">
              <w:rPr>
                <w:rFonts w:asciiTheme="minorHAnsi" w:eastAsiaTheme="minorHAnsi" w:hAnsiTheme="minorHAnsi" w:cs="NewCenturySchlbk-Bold"/>
                <w:bCs/>
                <w:sz w:val="16"/>
                <w:szCs w:val="16"/>
                <w:lang w:val="en-US"/>
              </w:rPr>
            </w:rPrChange>
          </w:rPr>
          <w:t>186</w:t>
        </w:r>
        <w:r w:rsidRPr="00814DEE">
          <w:rPr>
            <w:rFonts w:asciiTheme="minorHAnsi" w:eastAsiaTheme="minorHAnsi" w:hAnsiTheme="minorHAnsi" w:cs="NewCenturySchlbk-Roman"/>
            <w:sz w:val="16"/>
            <w:szCs w:val="16"/>
            <w:lang w:val="nl-BE"/>
            <w:rPrChange w:id="178" w:author="Hans Jacquemyn" w:date="2018-11-28T14:26:00Z">
              <w:rPr>
                <w:rFonts w:asciiTheme="minorHAnsi" w:eastAsiaTheme="minorHAnsi" w:hAnsiTheme="minorHAnsi" w:cs="NewCenturySchlbk-Roman"/>
                <w:sz w:val="16"/>
                <w:szCs w:val="16"/>
                <w:lang w:val="en-US"/>
              </w:rPr>
            </w:rPrChange>
          </w:rPr>
          <w:t>: 456–472</w:t>
        </w:r>
      </w:ins>
    </w:p>
    <w:p w14:paraId="2524FFF0" w14:textId="77777777" w:rsidR="00814DEE" w:rsidRPr="00AA6EB7" w:rsidRDefault="00814DEE" w:rsidP="00814DEE">
      <w:pPr>
        <w:pStyle w:val="Textonotapie"/>
        <w:spacing w:line="240" w:lineRule="auto"/>
        <w:rPr>
          <w:ins w:id="179" w:author="Hans Jacquemyn" w:date="2018-11-28T14:26:00Z"/>
          <w:rFonts w:asciiTheme="minorHAnsi" w:hAnsiTheme="minorHAnsi"/>
          <w:sz w:val="16"/>
          <w:szCs w:val="16"/>
          <w:lang w:val="en-US"/>
        </w:rPr>
      </w:pPr>
      <w:ins w:id="180"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n-US"/>
          </w:rPr>
          <w:t xml:space="preserve"> Wagner et al. 2015. </w:t>
        </w:r>
        <w:r w:rsidRPr="00AA6EB7">
          <w:rPr>
            <w:rFonts w:asciiTheme="minorHAnsi" w:eastAsiaTheme="minorHAnsi" w:hAnsiTheme="minorHAnsi" w:cs="AdvOT61c24f70.I"/>
            <w:sz w:val="16"/>
            <w:szCs w:val="16"/>
            <w:lang w:val="en-US"/>
          </w:rPr>
          <w:t xml:space="preserve">AoB Plants </w:t>
        </w:r>
        <w:r w:rsidRPr="00AA6EB7">
          <w:rPr>
            <w:rFonts w:asciiTheme="minorHAnsi" w:eastAsiaTheme="minorHAnsi" w:hAnsiTheme="minorHAnsi" w:cs="AdvOTdcc99f76.B"/>
            <w:sz w:val="16"/>
            <w:szCs w:val="16"/>
            <w:lang w:val="en-US"/>
          </w:rPr>
          <w:t>7</w:t>
        </w:r>
        <w:r w:rsidRPr="00AA6EB7">
          <w:rPr>
            <w:rFonts w:asciiTheme="minorHAnsi" w:eastAsiaTheme="minorHAnsi" w:hAnsiTheme="minorHAnsi" w:cs="AdvOTbfec020b"/>
            <w:sz w:val="16"/>
            <w:szCs w:val="16"/>
            <w:lang w:val="en-US"/>
          </w:rPr>
          <w:t>: plu092</w:t>
        </w:r>
      </w:ins>
    </w:p>
    <w:p w14:paraId="177B6D83" w14:textId="77777777" w:rsidR="00814DEE" w:rsidRPr="00AA6EB7" w:rsidRDefault="00814DEE" w:rsidP="00814DEE">
      <w:pPr>
        <w:pStyle w:val="Textonotapie"/>
        <w:spacing w:line="240" w:lineRule="auto"/>
        <w:rPr>
          <w:ins w:id="181" w:author="Hans Jacquemyn" w:date="2018-11-28T14:26:00Z"/>
          <w:rFonts w:asciiTheme="minorHAnsi" w:hAnsiTheme="minorHAnsi"/>
          <w:sz w:val="16"/>
          <w:szCs w:val="16"/>
        </w:rPr>
      </w:pPr>
      <w:ins w:id="182" w:author="Hans Jacquemyn" w:date="2018-11-28T14:26:00Z">
        <w:r w:rsidRPr="00AA6EB7">
          <w:rPr>
            <w:rStyle w:val="Refdenotaalpie"/>
            <w:rFonts w:asciiTheme="minorHAnsi" w:hAnsiTheme="minorHAnsi"/>
          </w:rPr>
          <w:footnoteRef/>
        </w:r>
        <w:r w:rsidRPr="00AA6EB7">
          <w:rPr>
            <w:rFonts w:asciiTheme="minorHAnsi" w:hAnsiTheme="minorHAnsi"/>
            <w:sz w:val="16"/>
            <w:szCs w:val="16"/>
          </w:rPr>
          <w:t xml:space="preserve"> Burns &amp; Zotz 2010. Ecology 91: 377-385</w:t>
        </w:r>
      </w:ins>
    </w:p>
    <w:p w14:paraId="7524ED77" w14:textId="77777777" w:rsidR="00814DEE" w:rsidRPr="00AA6EB7" w:rsidRDefault="00814DEE" w:rsidP="00814DEE">
      <w:pPr>
        <w:pStyle w:val="Textonotapie"/>
        <w:spacing w:line="240" w:lineRule="auto"/>
        <w:jc w:val="both"/>
        <w:rPr>
          <w:ins w:id="183" w:author="Hans Jacquemyn" w:date="2018-11-28T14:26:00Z"/>
          <w:rFonts w:asciiTheme="minorHAnsi" w:hAnsiTheme="minorHAnsi"/>
          <w:sz w:val="16"/>
          <w:szCs w:val="16"/>
        </w:rPr>
      </w:pPr>
      <w:ins w:id="184"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n-US"/>
          </w:rPr>
          <w:t xml:space="preserve"> McKendrick et al. 2002. </w:t>
        </w:r>
        <w:r w:rsidRPr="00AA6EB7">
          <w:rPr>
            <w:rFonts w:asciiTheme="minorHAnsi" w:eastAsiaTheme="minorHAnsi" w:hAnsiTheme="minorHAnsi" w:cs="AdvGARAD-I"/>
            <w:sz w:val="16"/>
            <w:szCs w:val="16"/>
            <w:lang w:val="en-US"/>
          </w:rPr>
          <w:t xml:space="preserve">New Phytol. </w:t>
        </w:r>
        <w:r w:rsidRPr="00AA6EB7">
          <w:rPr>
            <w:rFonts w:asciiTheme="minorHAnsi" w:eastAsiaTheme="minorHAnsi" w:hAnsiTheme="minorHAnsi" w:cs="AdvGARAD-SB"/>
            <w:sz w:val="16"/>
            <w:szCs w:val="16"/>
          </w:rPr>
          <w:t>154</w:t>
        </w:r>
        <w:r w:rsidRPr="00AA6EB7">
          <w:rPr>
            <w:rFonts w:asciiTheme="minorHAnsi" w:eastAsiaTheme="minorHAnsi" w:hAnsiTheme="minorHAnsi" w:cs="AdvGARAD-R"/>
            <w:sz w:val="16"/>
            <w:szCs w:val="16"/>
          </w:rPr>
          <w:t>: 233</w:t>
        </w:r>
        <w:r w:rsidRPr="00AA6EB7">
          <w:rPr>
            <w:rFonts w:asciiTheme="minorHAnsi" w:eastAsiaTheme="minorHAnsi" w:hAnsiTheme="minorHAnsi" w:cs="AdvTT3713a231+20"/>
            <w:sz w:val="16"/>
            <w:szCs w:val="16"/>
          </w:rPr>
          <w:t>–</w:t>
        </w:r>
        <w:r w:rsidRPr="00AA6EB7">
          <w:rPr>
            <w:rFonts w:asciiTheme="minorHAnsi" w:eastAsiaTheme="minorHAnsi" w:hAnsiTheme="minorHAnsi" w:cs="AdvGARAD-R"/>
            <w:sz w:val="16"/>
            <w:szCs w:val="16"/>
          </w:rPr>
          <w:t>247</w:t>
        </w:r>
      </w:ins>
    </w:p>
    <w:p w14:paraId="24B6D4E2" w14:textId="77777777" w:rsidR="00814DEE" w:rsidRPr="00AA6EB7" w:rsidRDefault="00814DEE" w:rsidP="00814DEE">
      <w:pPr>
        <w:pStyle w:val="Textonotapie"/>
        <w:spacing w:line="240" w:lineRule="auto"/>
        <w:jc w:val="both"/>
        <w:rPr>
          <w:ins w:id="185" w:author="Hans Jacquemyn" w:date="2018-11-28T14:26:00Z"/>
          <w:rFonts w:asciiTheme="minorHAnsi" w:hAnsiTheme="minorHAnsi"/>
          <w:sz w:val="16"/>
          <w:szCs w:val="16"/>
        </w:rPr>
      </w:pPr>
      <w:ins w:id="186" w:author="Hans Jacquemyn" w:date="2018-11-28T14:26:00Z">
        <w:r w:rsidRPr="00AA6EB7">
          <w:rPr>
            <w:rStyle w:val="Refdenotaalpie"/>
            <w:rFonts w:asciiTheme="minorHAnsi" w:hAnsiTheme="minorHAnsi"/>
          </w:rPr>
          <w:footnoteRef/>
        </w:r>
        <w:r w:rsidRPr="00AA6EB7">
          <w:rPr>
            <w:rFonts w:asciiTheme="minorHAnsi" w:hAnsiTheme="minorHAnsi"/>
            <w:sz w:val="16"/>
            <w:szCs w:val="16"/>
          </w:rPr>
          <w:t xml:space="preserve"> Bidartondo &amp; Read 2008. Mol. Ecol. 17: 3707–3716</w:t>
        </w:r>
      </w:ins>
    </w:p>
    <w:p w14:paraId="1511B640" w14:textId="77777777" w:rsidR="00814DEE" w:rsidRPr="00AA6EB7" w:rsidRDefault="00814DEE" w:rsidP="00814DEE">
      <w:pPr>
        <w:pStyle w:val="Textonotapie"/>
        <w:spacing w:line="240" w:lineRule="auto"/>
        <w:jc w:val="both"/>
        <w:rPr>
          <w:ins w:id="187" w:author="Hans Jacquemyn" w:date="2018-11-28T14:26:00Z"/>
          <w:rFonts w:asciiTheme="minorHAnsi" w:hAnsiTheme="minorHAnsi"/>
          <w:sz w:val="16"/>
          <w:szCs w:val="16"/>
        </w:rPr>
      </w:pPr>
      <w:ins w:id="188" w:author="Hans Jacquemyn" w:date="2018-11-28T14:26:00Z">
        <w:r w:rsidRPr="00AA6EB7">
          <w:rPr>
            <w:rStyle w:val="Refdenotaalpie"/>
            <w:rFonts w:asciiTheme="minorHAnsi" w:hAnsiTheme="minorHAnsi"/>
          </w:rPr>
          <w:footnoteRef/>
        </w:r>
        <w:r w:rsidRPr="00AA6EB7">
          <w:rPr>
            <w:rFonts w:asciiTheme="minorHAnsi" w:hAnsiTheme="minorHAnsi"/>
            <w:sz w:val="16"/>
            <w:szCs w:val="16"/>
          </w:rPr>
          <w:t xml:space="preserve"> Jacquemyn et al. 2016. Sci. Rep. 6: 37182</w:t>
        </w:r>
      </w:ins>
    </w:p>
    <w:p w14:paraId="6389680D" w14:textId="77777777" w:rsidR="00814DEE" w:rsidRPr="00AA6EB7" w:rsidRDefault="00814DEE" w:rsidP="00814DEE">
      <w:pPr>
        <w:pStyle w:val="Textonotapie"/>
        <w:spacing w:line="240" w:lineRule="auto"/>
        <w:jc w:val="both"/>
        <w:rPr>
          <w:ins w:id="189" w:author="Hans Jacquemyn" w:date="2018-11-28T14:26:00Z"/>
          <w:rFonts w:asciiTheme="minorHAnsi" w:hAnsiTheme="minorHAnsi"/>
          <w:sz w:val="16"/>
          <w:szCs w:val="16"/>
          <w:lang w:val="es-ES"/>
        </w:rPr>
      </w:pPr>
      <w:ins w:id="190"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s-ES"/>
          </w:rPr>
          <w:t xml:space="preserve"> Ogura-Tsujita et al. 2018. Mol. Ecol. 27: </w:t>
        </w:r>
        <w:r w:rsidRPr="00AA6EB7">
          <w:rPr>
            <w:rFonts w:asciiTheme="minorHAnsi" w:hAnsiTheme="minorHAnsi" w:cs="Arial"/>
            <w:sz w:val="16"/>
            <w:szCs w:val="16"/>
            <w:shd w:val="clear" w:color="auto" w:fill="FFFFFF"/>
            <w:lang w:val="es-ES"/>
          </w:rPr>
          <w:t>1324-1337</w:t>
        </w:r>
      </w:ins>
    </w:p>
    <w:p w14:paraId="29699A68" w14:textId="77777777" w:rsidR="00814DEE" w:rsidRPr="00AA6EB7" w:rsidRDefault="00814DEE" w:rsidP="00814DEE">
      <w:pPr>
        <w:pStyle w:val="Textonotapie"/>
        <w:spacing w:line="240" w:lineRule="auto"/>
        <w:jc w:val="both"/>
        <w:rPr>
          <w:ins w:id="191" w:author="Hans Jacquemyn" w:date="2018-11-28T14:26:00Z"/>
          <w:rFonts w:asciiTheme="minorHAnsi" w:hAnsiTheme="minorHAnsi"/>
          <w:sz w:val="16"/>
          <w:szCs w:val="16"/>
          <w:lang w:val="es-ES"/>
        </w:rPr>
      </w:pPr>
      <w:ins w:id="192"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s-ES"/>
          </w:rPr>
          <w:t xml:space="preserve"> Otero et al. 2007. Am. J. Bot. 94: 1944–1950</w:t>
        </w:r>
      </w:ins>
    </w:p>
    <w:p w14:paraId="53555FE5" w14:textId="77777777" w:rsidR="00814DEE" w:rsidRPr="00AA6EB7" w:rsidRDefault="00814DEE" w:rsidP="00814DEE">
      <w:pPr>
        <w:pStyle w:val="Textonotapie"/>
        <w:spacing w:line="240" w:lineRule="auto"/>
        <w:jc w:val="both"/>
        <w:rPr>
          <w:ins w:id="193" w:author="Hans Jacquemyn" w:date="2018-11-28T14:26:00Z"/>
          <w:rFonts w:asciiTheme="minorHAnsi" w:hAnsiTheme="minorHAnsi"/>
          <w:sz w:val="16"/>
          <w:szCs w:val="16"/>
          <w:lang w:val="es-ES"/>
        </w:rPr>
      </w:pPr>
      <w:ins w:id="194"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s-ES"/>
          </w:rPr>
          <w:t xml:space="preserve"> Martos et al. 2012. Mol. Ecol. 21: 5098–5109</w:t>
        </w:r>
      </w:ins>
    </w:p>
    <w:p w14:paraId="0D4CC569" w14:textId="77777777" w:rsidR="00814DEE" w:rsidRPr="00AA6EB7" w:rsidRDefault="00814DEE" w:rsidP="00814DEE">
      <w:pPr>
        <w:pStyle w:val="Textonotapie"/>
        <w:spacing w:line="240" w:lineRule="auto"/>
        <w:jc w:val="both"/>
        <w:rPr>
          <w:ins w:id="195" w:author="Hans Jacquemyn" w:date="2018-11-28T14:26:00Z"/>
          <w:rFonts w:asciiTheme="minorHAnsi" w:hAnsiTheme="minorHAnsi"/>
          <w:sz w:val="16"/>
          <w:szCs w:val="16"/>
          <w:lang w:val="es-ES"/>
        </w:rPr>
      </w:pPr>
      <w:ins w:id="196"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s-ES"/>
          </w:rPr>
          <w:t xml:space="preserve"> Suarez &amp; Kottke 2016. Lankesteriana 16: 299-305</w:t>
        </w:r>
      </w:ins>
    </w:p>
    <w:p w14:paraId="553E123A" w14:textId="77777777" w:rsidR="00814DEE" w:rsidRPr="00AA6EB7" w:rsidRDefault="00814DEE" w:rsidP="00814DEE">
      <w:pPr>
        <w:pStyle w:val="Textonotapie"/>
        <w:spacing w:line="240" w:lineRule="auto"/>
        <w:jc w:val="both"/>
        <w:rPr>
          <w:ins w:id="197" w:author="Hans Jacquemyn" w:date="2018-11-28T14:26:00Z"/>
          <w:rFonts w:asciiTheme="minorHAnsi" w:hAnsiTheme="minorHAnsi"/>
          <w:sz w:val="16"/>
          <w:szCs w:val="16"/>
          <w:lang w:val="en-US"/>
        </w:rPr>
      </w:pPr>
      <w:ins w:id="198"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s-ES"/>
          </w:rPr>
          <w:t xml:space="preserve"> Herrera et al. 2018. </w:t>
        </w:r>
        <w:r w:rsidRPr="00AA6EB7">
          <w:rPr>
            <w:rFonts w:asciiTheme="minorHAnsi" w:hAnsiTheme="minorHAnsi"/>
            <w:sz w:val="16"/>
            <w:szCs w:val="16"/>
            <w:lang w:val="en-US" w:eastAsia="en-GB"/>
          </w:rPr>
          <w:t>Mycoscience 59: 38-48</w:t>
        </w:r>
      </w:ins>
    </w:p>
    <w:p w14:paraId="494E270B" w14:textId="77777777" w:rsidR="00814DEE" w:rsidRPr="00AA6EB7" w:rsidRDefault="00814DEE" w:rsidP="00814DEE">
      <w:pPr>
        <w:pStyle w:val="Textonotapie"/>
        <w:spacing w:line="240" w:lineRule="auto"/>
        <w:jc w:val="both"/>
        <w:rPr>
          <w:ins w:id="199" w:author="Hans Jacquemyn" w:date="2018-11-28T14:26:00Z"/>
          <w:rFonts w:asciiTheme="minorHAnsi" w:hAnsiTheme="minorHAnsi"/>
          <w:sz w:val="16"/>
          <w:szCs w:val="16"/>
          <w:lang w:val="en-US"/>
        </w:rPr>
      </w:pPr>
      <w:ins w:id="200"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n-US"/>
          </w:rPr>
          <w:t xml:space="preserve"> Riofrío et al. 2013. Am. J. Bot. 100: 2339-2348</w:t>
        </w:r>
      </w:ins>
    </w:p>
    <w:p w14:paraId="563CA105" w14:textId="77777777" w:rsidR="00814DEE" w:rsidRPr="00AA6EB7" w:rsidRDefault="00814DEE" w:rsidP="00814DEE">
      <w:pPr>
        <w:pStyle w:val="Textonotapie"/>
        <w:spacing w:line="240" w:lineRule="auto"/>
        <w:jc w:val="both"/>
        <w:rPr>
          <w:ins w:id="201" w:author="Hans Jacquemyn" w:date="2018-11-28T14:26:00Z"/>
          <w:rFonts w:asciiTheme="minorHAnsi" w:hAnsiTheme="minorHAnsi"/>
          <w:sz w:val="16"/>
          <w:szCs w:val="16"/>
          <w:lang w:val="en-US"/>
        </w:rPr>
      </w:pPr>
      <w:ins w:id="202" w:author="Hans Jacquemyn" w:date="2018-11-28T14:26:00Z">
        <w:r w:rsidRPr="00AA6EB7">
          <w:rPr>
            <w:rStyle w:val="Refdenotaalpie"/>
            <w:rFonts w:asciiTheme="minorHAnsi" w:hAnsiTheme="minorHAnsi"/>
          </w:rPr>
          <w:footnoteRef/>
        </w:r>
        <w:r w:rsidRPr="00AA6EB7">
          <w:rPr>
            <w:rFonts w:asciiTheme="minorHAnsi" w:hAnsiTheme="minorHAnsi"/>
            <w:sz w:val="16"/>
            <w:szCs w:val="16"/>
            <w:lang w:val="en-US"/>
          </w:rPr>
          <w:t xml:space="preserve"> Jacquemyn et al. 2014. New Phytol. 202: 616-627</w:t>
        </w:r>
      </w:ins>
    </w:p>
    <w:p w14:paraId="6EFA165A" w14:textId="77777777" w:rsidR="00814DEE" w:rsidRPr="00AA6EB7" w:rsidRDefault="00814DEE" w:rsidP="00814DEE">
      <w:pPr>
        <w:autoSpaceDE w:val="0"/>
        <w:autoSpaceDN w:val="0"/>
        <w:adjustRightInd w:val="0"/>
        <w:spacing w:after="0" w:line="240" w:lineRule="auto"/>
        <w:jc w:val="both"/>
        <w:rPr>
          <w:ins w:id="203" w:author="Hans Jacquemyn" w:date="2018-11-28T14:26:00Z"/>
          <w:sz w:val="16"/>
          <w:szCs w:val="16"/>
          <w:lang w:val="en-US"/>
        </w:rPr>
      </w:pPr>
      <w:ins w:id="204" w:author="Hans Jacquemyn" w:date="2018-11-28T14:26:00Z">
        <w:r w:rsidRPr="00AA6EB7">
          <w:rPr>
            <w:rStyle w:val="Refdenotaalpie"/>
          </w:rPr>
          <w:footnoteRef/>
        </w:r>
        <w:r w:rsidRPr="004D27C9">
          <w:rPr>
            <w:sz w:val="16"/>
            <w:szCs w:val="16"/>
            <w:lang w:val="en-US"/>
          </w:rPr>
          <w:t xml:space="preserve"> </w:t>
        </w:r>
        <w:r w:rsidRPr="00AA6EB7">
          <w:rPr>
            <w:rFonts w:cs="AdvOTbfec020b"/>
            <w:sz w:val="16"/>
            <w:szCs w:val="16"/>
            <w:lang w:val="en-US"/>
          </w:rPr>
          <w:t xml:space="preserve">Clements 1987. Orchid-fungus-host associations of epiphytic orchids. In: </w:t>
        </w:r>
        <w:r w:rsidRPr="00AA6EB7">
          <w:rPr>
            <w:rFonts w:cs="AdvOT61c24f70.I"/>
            <w:i/>
            <w:sz w:val="16"/>
            <w:szCs w:val="16"/>
            <w:lang w:val="en-US"/>
          </w:rPr>
          <w:t>Proceedings of the 12</w:t>
        </w:r>
        <w:r w:rsidRPr="00AA6EB7">
          <w:rPr>
            <w:rFonts w:cs="AdvOT61c24f70.I"/>
            <w:i/>
            <w:sz w:val="16"/>
            <w:szCs w:val="16"/>
            <w:vertAlign w:val="superscript"/>
            <w:lang w:val="en-US"/>
          </w:rPr>
          <w:t>th</w:t>
        </w:r>
        <w:r w:rsidRPr="00AA6EB7">
          <w:rPr>
            <w:rFonts w:cs="AdvOT61c24f70.I"/>
            <w:i/>
            <w:sz w:val="16"/>
            <w:szCs w:val="16"/>
            <w:lang w:val="en-US"/>
          </w:rPr>
          <w:t xml:space="preserve"> World Orchid Conference.</w:t>
        </w:r>
        <w:r w:rsidRPr="00AA6EB7">
          <w:rPr>
            <w:rFonts w:cs="AdvOTbfec020b"/>
            <w:i/>
            <w:sz w:val="16"/>
            <w:szCs w:val="16"/>
            <w:lang w:val="en-US"/>
          </w:rPr>
          <w:t xml:space="preserve"> </w:t>
        </w:r>
        <w:r w:rsidRPr="00AA6EB7">
          <w:rPr>
            <w:rFonts w:cs="AdvOTbfec020b"/>
            <w:sz w:val="16"/>
            <w:szCs w:val="16"/>
            <w:lang w:val="en-US"/>
          </w:rPr>
          <w:t>Tokyo (Saito K, Tanaka R Eds.)</w:t>
        </w:r>
      </w:ins>
    </w:p>
    <w:p w14:paraId="0B387D39" w14:textId="77777777" w:rsidR="00814DEE" w:rsidRPr="004D27C9" w:rsidRDefault="00814DEE" w:rsidP="00814DEE">
      <w:pPr>
        <w:pStyle w:val="Textonotapie"/>
        <w:spacing w:line="240" w:lineRule="auto"/>
        <w:jc w:val="both"/>
        <w:rPr>
          <w:ins w:id="205" w:author="Hans Jacquemyn" w:date="2018-11-28T14:26:00Z"/>
          <w:rFonts w:asciiTheme="minorHAnsi" w:hAnsiTheme="minorHAnsi"/>
          <w:sz w:val="16"/>
          <w:szCs w:val="16"/>
          <w:lang w:val="en-US"/>
        </w:rPr>
      </w:pPr>
      <w:ins w:id="206" w:author="Hans Jacquemyn" w:date="2018-11-28T14:26:00Z">
        <w:r w:rsidRPr="00AA6EB7">
          <w:rPr>
            <w:rStyle w:val="Refdenotaalpie"/>
            <w:rFonts w:asciiTheme="minorHAnsi" w:hAnsiTheme="minorHAnsi"/>
          </w:rPr>
          <w:footnoteRef/>
        </w:r>
        <w:r w:rsidRPr="004D27C9">
          <w:rPr>
            <w:rFonts w:asciiTheme="minorHAnsi" w:hAnsiTheme="minorHAnsi"/>
            <w:sz w:val="16"/>
            <w:szCs w:val="16"/>
            <w:lang w:val="en-US"/>
          </w:rPr>
          <w:t xml:space="preserve"> Gowland et al. 2013. Am. J. Bot. 100: 764–777</w:t>
        </w:r>
      </w:ins>
    </w:p>
    <w:p w14:paraId="412AB5F8" w14:textId="77777777" w:rsidR="00814DEE" w:rsidRPr="005E0F57" w:rsidRDefault="00814DEE" w:rsidP="005E0F57">
      <w:pPr>
        <w:spacing w:after="0" w:line="240" w:lineRule="auto"/>
        <w:jc w:val="both"/>
        <w:rPr>
          <w:rFonts w:eastAsia="Times New Roman" w:cs="Calibri"/>
          <w:bCs/>
          <w:color w:val="00B0F0"/>
          <w:lang w:val="en-GB" w:eastAsia="nl-BE"/>
          <w:rPrChange w:id="207" w:author="Hans Jacquemyn" w:date="2018-11-28T14:26:00Z">
            <w:rPr>
              <w:rFonts w:eastAsia="Times New Roman" w:cs="Calibri"/>
              <w:bCs/>
              <w:i/>
              <w:color w:val="00B0F0"/>
              <w:lang w:val="en-GB" w:eastAsia="nl-BE"/>
            </w:rPr>
          </w:rPrChange>
        </w:rPr>
      </w:pPr>
    </w:p>
    <w:sdt>
      <w:sdtPr>
        <w:id w:val="-1548132227"/>
        <w:placeholder>
          <w:docPart w:val="7C79C30BEE5848F78F0EFBED6FD0F603"/>
        </w:placeholder>
      </w:sdtPr>
      <w:sdtEndPr/>
      <w:sdtContent>
        <w:p w14:paraId="28077076" w14:textId="5702AC88" w:rsidR="00A41180" w:rsidRPr="00A41180" w:rsidRDefault="00C433A2" w:rsidP="00A41180">
          <w:pPr>
            <w:widowControl w:val="0"/>
            <w:autoSpaceDE w:val="0"/>
            <w:autoSpaceDN w:val="0"/>
            <w:adjustRightInd w:val="0"/>
            <w:spacing w:after="0" w:line="240" w:lineRule="auto"/>
            <w:rPr>
              <w:rFonts w:ascii="Calibri" w:hAnsi="Calibri" w:cs="Times New Roman"/>
              <w:noProof/>
              <w:szCs w:val="24"/>
            </w:rPr>
          </w:pPr>
          <w:r>
            <w:fldChar w:fldCharType="begin" w:fldLock="1"/>
          </w:r>
          <w:r>
            <w:instrText xml:space="preserve">ADDIN Mendeley Bibliography CSL_BIBLIOGRAPHY </w:instrText>
          </w:r>
          <w:r>
            <w:fldChar w:fldCharType="separate"/>
          </w:r>
          <w:r w:rsidR="00A41180" w:rsidRPr="00A41180">
            <w:rPr>
              <w:rFonts w:ascii="Calibri" w:hAnsi="Calibri" w:cs="Times New Roman"/>
              <w:b/>
              <w:bCs/>
              <w:noProof/>
              <w:szCs w:val="24"/>
            </w:rPr>
            <w:t>Afkhami M, McIntyre P, Strauss S</w:t>
          </w:r>
          <w:r w:rsidR="00A41180" w:rsidRPr="00A41180">
            <w:rPr>
              <w:rFonts w:ascii="Calibri" w:hAnsi="Calibri" w:cs="Times New Roman"/>
              <w:noProof/>
              <w:szCs w:val="24"/>
            </w:rPr>
            <w:t xml:space="preserve">. </w:t>
          </w:r>
          <w:r w:rsidR="00A41180" w:rsidRPr="00A41180">
            <w:rPr>
              <w:rFonts w:ascii="Calibri" w:hAnsi="Calibri" w:cs="Times New Roman"/>
              <w:b/>
              <w:bCs/>
              <w:noProof/>
              <w:szCs w:val="24"/>
            </w:rPr>
            <w:t>2014</w:t>
          </w:r>
          <w:r w:rsidR="00A41180" w:rsidRPr="00A41180">
            <w:rPr>
              <w:rFonts w:ascii="Calibri" w:hAnsi="Calibri" w:cs="Times New Roman"/>
              <w:noProof/>
              <w:szCs w:val="24"/>
            </w:rPr>
            <w:t xml:space="preserve">. Mutualist-mediated effects on species ’ range limits across large geographic scales. </w:t>
          </w:r>
          <w:r w:rsidR="00A41180" w:rsidRPr="00A41180">
            <w:rPr>
              <w:rFonts w:ascii="Calibri" w:hAnsi="Calibri" w:cs="Times New Roman"/>
              <w:i/>
              <w:iCs/>
              <w:noProof/>
              <w:szCs w:val="24"/>
            </w:rPr>
            <w:t>Ecology Letters</w:t>
          </w:r>
          <w:r w:rsidR="00A41180" w:rsidRPr="00A41180">
            <w:rPr>
              <w:rFonts w:ascii="Calibri" w:hAnsi="Calibri" w:cs="Times New Roman"/>
              <w:noProof/>
              <w:szCs w:val="24"/>
            </w:rPr>
            <w:t>: 1265–1273.</w:t>
          </w:r>
        </w:p>
        <w:p w14:paraId="40721F3B"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Batstone RT, Carscadden KA, Afkhami ME, Frederickson ME</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xml:space="preserve">. Using niche breadth theory to explain generalization in mutualisms. </w:t>
          </w:r>
          <w:r w:rsidRPr="00A41180">
            <w:rPr>
              <w:rFonts w:ascii="Calibri" w:hAnsi="Calibri" w:cs="Times New Roman"/>
              <w:i/>
              <w:iCs/>
              <w:noProof/>
              <w:szCs w:val="24"/>
            </w:rPr>
            <w:t>Ecology</w:t>
          </w:r>
          <w:r w:rsidRPr="00A41180">
            <w:rPr>
              <w:rFonts w:ascii="Calibri" w:hAnsi="Calibri" w:cs="Times New Roman"/>
              <w:noProof/>
              <w:szCs w:val="24"/>
            </w:rPr>
            <w:t xml:space="preserve"> </w:t>
          </w:r>
          <w:r w:rsidRPr="00A41180">
            <w:rPr>
              <w:rFonts w:ascii="Calibri" w:hAnsi="Calibri" w:cs="Times New Roman"/>
              <w:b/>
              <w:bCs/>
              <w:noProof/>
              <w:szCs w:val="24"/>
            </w:rPr>
            <w:t>99</w:t>
          </w:r>
          <w:r w:rsidRPr="00A41180">
            <w:rPr>
              <w:rFonts w:ascii="Calibri" w:hAnsi="Calibri" w:cs="Times New Roman"/>
              <w:noProof/>
              <w:szCs w:val="24"/>
            </w:rPr>
            <w:t>: 1039–1050.</w:t>
          </w:r>
        </w:p>
        <w:p w14:paraId="7524F565"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Batty AL, Dixon KW, Brundrett M, Sivasithamparam K</w:t>
          </w:r>
          <w:r w:rsidRPr="00A41180">
            <w:rPr>
              <w:rFonts w:ascii="Calibri" w:hAnsi="Calibri" w:cs="Times New Roman"/>
              <w:noProof/>
              <w:szCs w:val="24"/>
            </w:rPr>
            <w:t xml:space="preserve">. </w:t>
          </w:r>
          <w:r w:rsidRPr="00A41180">
            <w:rPr>
              <w:rFonts w:ascii="Calibri" w:hAnsi="Calibri" w:cs="Times New Roman"/>
              <w:b/>
              <w:bCs/>
              <w:noProof/>
              <w:szCs w:val="24"/>
            </w:rPr>
            <w:t>2001</w:t>
          </w:r>
          <w:r w:rsidRPr="00A41180">
            <w:rPr>
              <w:rFonts w:ascii="Calibri" w:hAnsi="Calibri" w:cs="Times New Roman"/>
              <w:noProof/>
              <w:szCs w:val="24"/>
            </w:rPr>
            <w:t>. Constraints to symbiotic germination of terrestrial orchid seed in a mediterranean bushland. : 511–520.</w:t>
          </w:r>
        </w:p>
        <w:p w14:paraId="25E7112A"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Benzing DH</w:t>
          </w:r>
          <w:r w:rsidRPr="00A41180">
            <w:rPr>
              <w:rFonts w:ascii="Calibri" w:hAnsi="Calibri" w:cs="Times New Roman"/>
              <w:noProof/>
              <w:szCs w:val="24"/>
            </w:rPr>
            <w:t xml:space="preserve">. </w:t>
          </w:r>
          <w:r w:rsidRPr="00A41180">
            <w:rPr>
              <w:rFonts w:ascii="Calibri" w:hAnsi="Calibri" w:cs="Times New Roman"/>
              <w:b/>
              <w:bCs/>
              <w:noProof/>
              <w:szCs w:val="24"/>
            </w:rPr>
            <w:t>1990</w:t>
          </w:r>
          <w:r w:rsidRPr="00A41180">
            <w:rPr>
              <w:rFonts w:ascii="Calibri" w:hAnsi="Calibri" w:cs="Times New Roman"/>
              <w:noProof/>
              <w:szCs w:val="24"/>
            </w:rPr>
            <w:t xml:space="preserve">. </w:t>
          </w:r>
          <w:r w:rsidRPr="00A41180">
            <w:rPr>
              <w:rFonts w:ascii="Calibri" w:hAnsi="Calibri" w:cs="Times New Roman"/>
              <w:i/>
              <w:iCs/>
              <w:noProof/>
              <w:szCs w:val="24"/>
            </w:rPr>
            <w:t>Vascular epiphytes: General Biology and Related Biota</w:t>
          </w:r>
          <w:r w:rsidRPr="00A41180">
            <w:rPr>
              <w:rFonts w:ascii="Calibri" w:hAnsi="Calibri" w:cs="Times New Roman"/>
              <w:noProof/>
              <w:szCs w:val="24"/>
            </w:rPr>
            <w:t>. Cambridge: Cambridge University Press.</w:t>
          </w:r>
        </w:p>
        <w:p w14:paraId="2C8A3A45"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Bidartondo M, Read D</w:t>
          </w:r>
          <w:r w:rsidRPr="00A41180">
            <w:rPr>
              <w:rFonts w:ascii="Calibri" w:hAnsi="Calibri" w:cs="Times New Roman"/>
              <w:noProof/>
              <w:szCs w:val="24"/>
            </w:rPr>
            <w:t xml:space="preserve">. </w:t>
          </w:r>
          <w:r w:rsidRPr="00A41180">
            <w:rPr>
              <w:rFonts w:ascii="Calibri" w:hAnsi="Calibri" w:cs="Times New Roman"/>
              <w:b/>
              <w:bCs/>
              <w:noProof/>
              <w:szCs w:val="24"/>
            </w:rPr>
            <w:t>2008</w:t>
          </w:r>
          <w:r w:rsidRPr="00A41180">
            <w:rPr>
              <w:rFonts w:ascii="Calibri" w:hAnsi="Calibri" w:cs="Times New Roman"/>
              <w:noProof/>
              <w:szCs w:val="24"/>
            </w:rPr>
            <w:t xml:space="preserve">. Fungal specificity bottlenecks during orchid germination and development. </w:t>
          </w:r>
          <w:r w:rsidRPr="00A41180">
            <w:rPr>
              <w:rFonts w:ascii="Calibri" w:hAnsi="Calibri" w:cs="Times New Roman"/>
              <w:i/>
              <w:iCs/>
              <w:noProof/>
              <w:szCs w:val="24"/>
            </w:rPr>
            <w:t>Molecular Ecology</w:t>
          </w:r>
          <w:r w:rsidRPr="00A41180">
            <w:rPr>
              <w:rFonts w:ascii="Calibri" w:hAnsi="Calibri" w:cs="Times New Roman"/>
              <w:noProof/>
              <w:szCs w:val="24"/>
            </w:rPr>
            <w:t xml:space="preserve"> </w:t>
          </w:r>
          <w:r w:rsidRPr="00A41180">
            <w:rPr>
              <w:rFonts w:ascii="Calibri" w:hAnsi="Calibri" w:cs="Times New Roman"/>
              <w:b/>
              <w:bCs/>
              <w:noProof/>
              <w:szCs w:val="24"/>
            </w:rPr>
            <w:t>17</w:t>
          </w:r>
          <w:r w:rsidRPr="00A41180">
            <w:rPr>
              <w:rFonts w:ascii="Calibri" w:hAnsi="Calibri" w:cs="Times New Roman"/>
              <w:noProof/>
              <w:szCs w:val="24"/>
            </w:rPr>
            <w:t>: 3707–3716.</w:t>
          </w:r>
        </w:p>
        <w:p w14:paraId="4DEA43E1"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Burns KC, Zotz G</w:t>
          </w:r>
          <w:r w:rsidRPr="00A41180">
            <w:rPr>
              <w:rFonts w:ascii="Calibri" w:hAnsi="Calibri" w:cs="Times New Roman"/>
              <w:noProof/>
              <w:szCs w:val="24"/>
            </w:rPr>
            <w:t xml:space="preserve">. </w:t>
          </w:r>
          <w:r w:rsidRPr="00A41180">
            <w:rPr>
              <w:rFonts w:ascii="Calibri" w:hAnsi="Calibri" w:cs="Times New Roman"/>
              <w:b/>
              <w:bCs/>
              <w:noProof/>
              <w:szCs w:val="24"/>
            </w:rPr>
            <w:t>2010</w:t>
          </w:r>
          <w:r w:rsidRPr="00A41180">
            <w:rPr>
              <w:rFonts w:ascii="Calibri" w:hAnsi="Calibri" w:cs="Times New Roman"/>
              <w:noProof/>
              <w:szCs w:val="24"/>
            </w:rPr>
            <w:t xml:space="preserve">. A hierarchical framework for investigating epiphyte assemblages: networks, meta-communities, and scale. </w:t>
          </w:r>
          <w:r w:rsidRPr="00A41180">
            <w:rPr>
              <w:rFonts w:ascii="Calibri" w:hAnsi="Calibri" w:cs="Times New Roman"/>
              <w:i/>
              <w:iCs/>
              <w:noProof/>
              <w:szCs w:val="24"/>
            </w:rPr>
            <w:t>Ecology</w:t>
          </w:r>
          <w:r w:rsidRPr="00A41180">
            <w:rPr>
              <w:rFonts w:ascii="Calibri" w:hAnsi="Calibri" w:cs="Times New Roman"/>
              <w:noProof/>
              <w:szCs w:val="24"/>
            </w:rPr>
            <w:t xml:space="preserve"> </w:t>
          </w:r>
          <w:r w:rsidRPr="00A41180">
            <w:rPr>
              <w:rFonts w:ascii="Calibri" w:hAnsi="Calibri" w:cs="Times New Roman"/>
              <w:b/>
              <w:bCs/>
              <w:noProof/>
              <w:szCs w:val="24"/>
            </w:rPr>
            <w:t>91</w:t>
          </w:r>
          <w:r w:rsidRPr="00A41180">
            <w:rPr>
              <w:rFonts w:ascii="Calibri" w:hAnsi="Calibri" w:cs="Times New Roman"/>
              <w:noProof/>
              <w:szCs w:val="24"/>
            </w:rPr>
            <w:t>: 377–385.</w:t>
          </w:r>
        </w:p>
        <w:p w14:paraId="2F3AEE46"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Clements M</w:t>
          </w:r>
          <w:r w:rsidRPr="00A41180">
            <w:rPr>
              <w:rFonts w:ascii="Calibri" w:hAnsi="Calibri" w:cs="Times New Roman"/>
              <w:noProof/>
              <w:szCs w:val="24"/>
            </w:rPr>
            <w:t xml:space="preserve">. </w:t>
          </w:r>
          <w:r w:rsidRPr="00A41180">
            <w:rPr>
              <w:rFonts w:ascii="Calibri" w:hAnsi="Calibri" w:cs="Times New Roman"/>
              <w:b/>
              <w:bCs/>
              <w:noProof/>
              <w:szCs w:val="24"/>
            </w:rPr>
            <w:t>1987</w:t>
          </w:r>
          <w:r w:rsidRPr="00A41180">
            <w:rPr>
              <w:rFonts w:ascii="Calibri" w:hAnsi="Calibri" w:cs="Times New Roman"/>
              <w:noProof/>
              <w:szCs w:val="24"/>
            </w:rPr>
            <w:t>. Orchid-fungus-host associations of epiphytic orchids. In: Saito K, Tanaka R, eds. Proceedings of the 12th World Orchid Conference.</w:t>
          </w:r>
          <w:r w:rsidRPr="00A41180">
            <w:rPr>
              <w:rFonts w:ascii="Calibri" w:hAnsi="Calibri" w:cs="Times New Roman"/>
              <w:noProof/>
              <w:szCs w:val="24"/>
            </w:rPr>
            <w:lastRenderedPageBreak/>
            <w:t xml:space="preserve"> Tokyo.</w:t>
          </w:r>
        </w:p>
        <w:p w14:paraId="02D3BD9D"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Denslow JS</w:t>
          </w:r>
          <w:r w:rsidRPr="00A41180">
            <w:rPr>
              <w:rFonts w:ascii="Calibri" w:hAnsi="Calibri" w:cs="Times New Roman"/>
              <w:noProof/>
              <w:szCs w:val="24"/>
            </w:rPr>
            <w:t xml:space="preserve">. </w:t>
          </w:r>
          <w:r w:rsidRPr="00A41180">
            <w:rPr>
              <w:rFonts w:ascii="Calibri" w:hAnsi="Calibri" w:cs="Times New Roman"/>
              <w:b/>
              <w:bCs/>
              <w:noProof/>
              <w:szCs w:val="24"/>
            </w:rPr>
            <w:t>1980</w:t>
          </w:r>
          <w:r w:rsidRPr="00A41180">
            <w:rPr>
              <w:rFonts w:ascii="Calibri" w:hAnsi="Calibri" w:cs="Times New Roman"/>
              <w:noProof/>
              <w:szCs w:val="24"/>
            </w:rPr>
            <w:t xml:space="preserve">. Gap partitioning among tropical rainforest trees. </w:t>
          </w:r>
          <w:r w:rsidRPr="00A41180">
            <w:rPr>
              <w:rFonts w:ascii="Calibri" w:hAnsi="Calibri" w:cs="Times New Roman"/>
              <w:i/>
              <w:iCs/>
              <w:noProof/>
              <w:szCs w:val="24"/>
            </w:rPr>
            <w:t>Biotropica</w:t>
          </w:r>
          <w:r w:rsidRPr="00A41180">
            <w:rPr>
              <w:rFonts w:ascii="Calibri" w:hAnsi="Calibri" w:cs="Times New Roman"/>
              <w:noProof/>
              <w:szCs w:val="24"/>
            </w:rPr>
            <w:t xml:space="preserve"> </w:t>
          </w:r>
          <w:r w:rsidRPr="00A41180">
            <w:rPr>
              <w:rFonts w:ascii="Calibri" w:hAnsi="Calibri" w:cs="Times New Roman"/>
              <w:b/>
              <w:bCs/>
              <w:noProof/>
              <w:szCs w:val="24"/>
            </w:rPr>
            <w:t>12</w:t>
          </w:r>
          <w:r w:rsidRPr="00A41180">
            <w:rPr>
              <w:rFonts w:ascii="Calibri" w:hAnsi="Calibri" w:cs="Times New Roman"/>
              <w:noProof/>
              <w:szCs w:val="24"/>
            </w:rPr>
            <w:t>: 47–55.</w:t>
          </w:r>
        </w:p>
        <w:p w14:paraId="101DDCC5"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Dunn RR, Harris NC, Colwell RK, Koh LP, Sodhi NS</w:t>
          </w:r>
          <w:r w:rsidRPr="00A41180">
            <w:rPr>
              <w:rFonts w:ascii="Calibri" w:hAnsi="Calibri" w:cs="Times New Roman"/>
              <w:noProof/>
              <w:szCs w:val="24"/>
            </w:rPr>
            <w:t xml:space="preserve">. </w:t>
          </w:r>
          <w:r w:rsidRPr="00A41180">
            <w:rPr>
              <w:rFonts w:ascii="Calibri" w:hAnsi="Calibri" w:cs="Times New Roman"/>
              <w:b/>
              <w:bCs/>
              <w:noProof/>
              <w:szCs w:val="24"/>
            </w:rPr>
            <w:t>2009</w:t>
          </w:r>
          <w:r w:rsidRPr="00A41180">
            <w:rPr>
              <w:rFonts w:ascii="Calibri" w:hAnsi="Calibri" w:cs="Times New Roman"/>
              <w:noProof/>
              <w:szCs w:val="24"/>
            </w:rPr>
            <w:t>. The sixth mass coextinction : are most endangered species parasites and mutualists ? : 3037–3045.</w:t>
          </w:r>
        </w:p>
        <w:p w14:paraId="64AB35E7"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Eriksson O, Ehrlén J</w:t>
          </w:r>
          <w:r w:rsidRPr="00A41180">
            <w:rPr>
              <w:rFonts w:ascii="Calibri" w:hAnsi="Calibri" w:cs="Times New Roman"/>
              <w:noProof/>
              <w:szCs w:val="24"/>
            </w:rPr>
            <w:t xml:space="preserve">. </w:t>
          </w:r>
          <w:r w:rsidRPr="00A41180">
            <w:rPr>
              <w:rFonts w:ascii="Calibri" w:hAnsi="Calibri" w:cs="Times New Roman"/>
              <w:b/>
              <w:bCs/>
              <w:noProof/>
              <w:szCs w:val="24"/>
            </w:rPr>
            <w:t>2009</w:t>
          </w:r>
          <w:r w:rsidRPr="00A41180">
            <w:rPr>
              <w:rFonts w:ascii="Calibri" w:hAnsi="Calibri" w:cs="Times New Roman"/>
              <w:noProof/>
              <w:szCs w:val="24"/>
            </w:rPr>
            <w:t>. Seedling recruitment and population ecology. In: Leck M, Parker V, Simpson R, eds. Seedling Ecology and Evolution. Cambridge University Press.</w:t>
          </w:r>
        </w:p>
        <w:p w14:paraId="173FC293"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Frederickson ME</w:t>
          </w:r>
          <w:r w:rsidRPr="00A41180">
            <w:rPr>
              <w:rFonts w:ascii="Calibri" w:hAnsi="Calibri" w:cs="Times New Roman"/>
              <w:noProof/>
              <w:szCs w:val="24"/>
            </w:rPr>
            <w:t xml:space="preserve">. </w:t>
          </w:r>
          <w:r w:rsidRPr="00A41180">
            <w:rPr>
              <w:rFonts w:ascii="Calibri" w:hAnsi="Calibri" w:cs="Times New Roman"/>
              <w:b/>
              <w:bCs/>
              <w:noProof/>
              <w:szCs w:val="24"/>
            </w:rPr>
            <w:t>2013</w:t>
          </w:r>
          <w:r w:rsidRPr="00A41180">
            <w:rPr>
              <w:rFonts w:ascii="Calibri" w:hAnsi="Calibri" w:cs="Times New Roman"/>
              <w:noProof/>
              <w:szCs w:val="24"/>
            </w:rPr>
            <w:t xml:space="preserve">. Rethinking Mutualism Stability: Cheaters and the Evolution of Sanctions. </w:t>
          </w:r>
          <w:r w:rsidRPr="00A41180">
            <w:rPr>
              <w:rFonts w:ascii="Calibri" w:hAnsi="Calibri" w:cs="Times New Roman"/>
              <w:i/>
              <w:iCs/>
              <w:noProof/>
              <w:szCs w:val="24"/>
            </w:rPr>
            <w:t>The Quarterly Review of Biology</w:t>
          </w:r>
          <w:r w:rsidRPr="00A41180">
            <w:rPr>
              <w:rFonts w:ascii="Calibri" w:hAnsi="Calibri" w:cs="Times New Roman"/>
              <w:noProof/>
              <w:szCs w:val="24"/>
            </w:rPr>
            <w:t xml:space="preserve"> </w:t>
          </w:r>
          <w:r w:rsidRPr="00A41180">
            <w:rPr>
              <w:rFonts w:ascii="Calibri" w:hAnsi="Calibri" w:cs="Times New Roman"/>
              <w:b/>
              <w:bCs/>
              <w:noProof/>
              <w:szCs w:val="24"/>
            </w:rPr>
            <w:t>88</w:t>
          </w:r>
          <w:r w:rsidRPr="00A41180">
            <w:rPr>
              <w:rFonts w:ascii="Calibri" w:hAnsi="Calibri" w:cs="Times New Roman"/>
              <w:noProof/>
              <w:szCs w:val="24"/>
            </w:rPr>
            <w:t>: 269–295.</w:t>
          </w:r>
        </w:p>
        <w:p w14:paraId="04184B36"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Gowland K, van der Merwe M, Linde C, Clements M, Nicotra A</w:t>
          </w:r>
          <w:r w:rsidRPr="00A41180">
            <w:rPr>
              <w:rFonts w:ascii="Calibri" w:hAnsi="Calibri" w:cs="Times New Roman"/>
              <w:noProof/>
              <w:szCs w:val="24"/>
            </w:rPr>
            <w:t xml:space="preserve">. </w:t>
          </w:r>
          <w:r w:rsidRPr="00A41180">
            <w:rPr>
              <w:rFonts w:ascii="Calibri" w:hAnsi="Calibri" w:cs="Times New Roman"/>
              <w:b/>
              <w:bCs/>
              <w:noProof/>
              <w:szCs w:val="24"/>
            </w:rPr>
            <w:t>2013</w:t>
          </w:r>
          <w:r w:rsidRPr="00A41180">
            <w:rPr>
              <w:rFonts w:ascii="Calibri" w:hAnsi="Calibri" w:cs="Times New Roman"/>
              <w:noProof/>
              <w:szCs w:val="24"/>
            </w:rPr>
            <w:t xml:space="preserve">. THE HOST BIAS OF THREE EPIPHYTIC AERIDINAE ORCHID SPECIES IS REFLECTED, BUT NOT EXPLAINED, BY MYCORRHIZAL FUNGAL ASSOCIATIONS. </w:t>
          </w:r>
          <w:r w:rsidRPr="00A41180">
            <w:rPr>
              <w:rFonts w:ascii="Calibri" w:hAnsi="Calibri" w:cs="Times New Roman"/>
              <w:i/>
              <w:iCs/>
              <w:noProof/>
              <w:szCs w:val="24"/>
            </w:rPr>
            <w:t>American Journal of Botany</w:t>
          </w:r>
          <w:r w:rsidRPr="00A41180">
            <w:rPr>
              <w:rFonts w:ascii="Calibri" w:hAnsi="Calibri" w:cs="Times New Roman"/>
              <w:noProof/>
              <w:szCs w:val="24"/>
            </w:rPr>
            <w:t xml:space="preserve"> </w:t>
          </w:r>
          <w:r w:rsidRPr="00A41180">
            <w:rPr>
              <w:rFonts w:ascii="Calibri" w:hAnsi="Calibri" w:cs="Times New Roman"/>
              <w:b/>
              <w:bCs/>
              <w:noProof/>
              <w:szCs w:val="24"/>
            </w:rPr>
            <w:t>100</w:t>
          </w:r>
          <w:r w:rsidRPr="00A41180">
            <w:rPr>
              <w:rFonts w:ascii="Calibri" w:hAnsi="Calibri" w:cs="Times New Roman"/>
              <w:noProof/>
              <w:szCs w:val="24"/>
            </w:rPr>
            <w:t>: 764–777.</w:t>
          </w:r>
        </w:p>
        <w:p w14:paraId="330A06DF"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Grubb PJ</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xml:space="preserve">. THE MAINTENANCE OF SPECIES-RICHNESS IN PLANT COMMUNITIES: THE IMPORTANCE OF THE REGENERATION NICHE. </w:t>
          </w:r>
          <w:r w:rsidRPr="00A41180">
            <w:rPr>
              <w:rFonts w:ascii="Calibri" w:hAnsi="Calibri" w:cs="Times New Roman"/>
              <w:i/>
              <w:iCs/>
              <w:noProof/>
              <w:szCs w:val="24"/>
            </w:rPr>
            <w:t>Biological Reviews</w:t>
          </w:r>
          <w:r w:rsidRPr="00A41180">
            <w:rPr>
              <w:rFonts w:ascii="Calibri" w:hAnsi="Calibri" w:cs="Times New Roman"/>
              <w:noProof/>
              <w:szCs w:val="24"/>
            </w:rPr>
            <w:t xml:space="preserve"> </w:t>
          </w:r>
          <w:r w:rsidRPr="00A41180">
            <w:rPr>
              <w:rFonts w:ascii="Calibri" w:hAnsi="Calibri" w:cs="Times New Roman"/>
              <w:b/>
              <w:bCs/>
              <w:noProof/>
              <w:szCs w:val="24"/>
            </w:rPr>
            <w:t>52</w:t>
          </w:r>
          <w:r w:rsidRPr="00A41180">
            <w:rPr>
              <w:rFonts w:ascii="Calibri" w:hAnsi="Calibri" w:cs="Times New Roman"/>
              <w:noProof/>
              <w:szCs w:val="24"/>
            </w:rPr>
            <w:t>: 107–145.</w:t>
          </w:r>
        </w:p>
        <w:p w14:paraId="22B671F4"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Harper JL</w:t>
          </w:r>
          <w:r w:rsidRPr="00A41180">
            <w:rPr>
              <w:rFonts w:ascii="Calibri" w:hAnsi="Calibri" w:cs="Times New Roman"/>
              <w:noProof/>
              <w:szCs w:val="24"/>
            </w:rPr>
            <w:t xml:space="preserve">. </w:t>
          </w:r>
          <w:r w:rsidRPr="00A41180">
            <w:rPr>
              <w:rFonts w:ascii="Calibri" w:hAnsi="Calibri" w:cs="Times New Roman"/>
              <w:b/>
              <w:bCs/>
              <w:noProof/>
              <w:szCs w:val="24"/>
            </w:rPr>
            <w:t>1977</w:t>
          </w:r>
          <w:r w:rsidRPr="00A41180">
            <w:rPr>
              <w:rFonts w:ascii="Calibri" w:hAnsi="Calibri" w:cs="Times New Roman"/>
              <w:noProof/>
              <w:szCs w:val="24"/>
            </w:rPr>
            <w:t xml:space="preserve">. </w:t>
          </w:r>
          <w:r w:rsidRPr="00A41180">
            <w:rPr>
              <w:rFonts w:ascii="Calibri" w:hAnsi="Calibri" w:cs="Times New Roman"/>
              <w:i/>
              <w:iCs/>
              <w:noProof/>
              <w:szCs w:val="24"/>
            </w:rPr>
            <w:t>Population Biology of Plants</w:t>
          </w:r>
          <w:r w:rsidRPr="00A41180">
            <w:rPr>
              <w:rFonts w:ascii="Calibri" w:hAnsi="Calibri" w:cs="Times New Roman"/>
              <w:noProof/>
              <w:szCs w:val="24"/>
            </w:rPr>
            <w:t>. New York: Academic Press.</w:t>
          </w:r>
        </w:p>
        <w:p w14:paraId="4C3E686B"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Herrera P</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Interacción entre orquídeas epífitas y hongos micorrízicos en bosques tropicales del Sur de Ecuador.</w:t>
          </w:r>
        </w:p>
        <w:p w14:paraId="1138B55A"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Herrera P, Kottke I, Molina MC, Méndez M, Suárez JP</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xml:space="preserve">. Generalism in the interaction of Tulasnellaceae mycobionts with orchids characterizes a biodiversity hotspot in the tropical Andes of Southern Ecuador. </w:t>
          </w:r>
          <w:r w:rsidRPr="00A41180">
            <w:rPr>
              <w:rFonts w:ascii="Calibri" w:hAnsi="Calibri" w:cs="Times New Roman"/>
              <w:i/>
              <w:iCs/>
              <w:noProof/>
              <w:szCs w:val="24"/>
            </w:rPr>
            <w:t>Mycoscience</w:t>
          </w:r>
          <w:r w:rsidRPr="00A41180">
            <w:rPr>
              <w:rFonts w:ascii="Calibri" w:hAnsi="Calibri" w:cs="Times New Roman"/>
              <w:noProof/>
              <w:szCs w:val="24"/>
            </w:rPr>
            <w:t xml:space="preserve"> </w:t>
          </w:r>
          <w:r w:rsidRPr="00A41180">
            <w:rPr>
              <w:rFonts w:ascii="Calibri" w:hAnsi="Calibri" w:cs="Times New Roman"/>
              <w:b/>
              <w:bCs/>
              <w:noProof/>
              <w:szCs w:val="24"/>
            </w:rPr>
            <w:t>59</w:t>
          </w:r>
          <w:r w:rsidRPr="00A41180">
            <w:rPr>
              <w:rFonts w:ascii="Calibri" w:hAnsi="Calibri" w:cs="Times New Roman"/>
              <w:noProof/>
              <w:szCs w:val="24"/>
            </w:rPr>
            <w:t>: 38–48.</w:t>
          </w:r>
        </w:p>
        <w:p w14:paraId="4792076D"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Jacquemyn H, Brys R, Merckx VSFT, Waud M, Lievens B, Wiegand T</w:t>
          </w:r>
          <w:r w:rsidRPr="00A41180">
            <w:rPr>
              <w:rFonts w:ascii="Calibri" w:hAnsi="Calibri" w:cs="Times New Roman"/>
              <w:noProof/>
              <w:szCs w:val="24"/>
            </w:rPr>
            <w:t xml:space="preserve">. </w:t>
          </w:r>
          <w:r w:rsidRPr="00A41180">
            <w:rPr>
              <w:rFonts w:ascii="Calibri" w:hAnsi="Calibri" w:cs="Times New Roman"/>
              <w:b/>
              <w:bCs/>
              <w:noProof/>
              <w:szCs w:val="24"/>
            </w:rPr>
            <w:t>2014</w:t>
          </w:r>
          <w:r w:rsidRPr="00A41180">
            <w:rPr>
              <w:rFonts w:ascii="Calibri" w:hAnsi="Calibri" w:cs="Times New Roman"/>
              <w:noProof/>
              <w:szCs w:val="24"/>
            </w:rPr>
            <w:t xml:space="preserve">. Coexisting orchid species have distinct mycorrhizal communities and display strong spatial segregation.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202</w:t>
          </w:r>
          <w:r w:rsidRPr="00A41180">
            <w:rPr>
              <w:rFonts w:ascii="Calibri" w:hAnsi="Calibri" w:cs="Times New Roman"/>
              <w:noProof/>
              <w:szCs w:val="24"/>
            </w:rPr>
            <w:t>: 616–627.</w:t>
          </w:r>
        </w:p>
        <w:p w14:paraId="4833B03F"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Jacquemyn H, Brys R, Waud M, Busschaert P, Lievens B</w:t>
          </w:r>
          <w:r w:rsidRPr="00A41180">
            <w:rPr>
              <w:rFonts w:ascii="Calibri" w:hAnsi="Calibri" w:cs="Times New Roman"/>
              <w:noProof/>
              <w:szCs w:val="24"/>
            </w:rPr>
            <w:t xml:space="preserve">. </w:t>
          </w:r>
          <w:r w:rsidRPr="00A41180">
            <w:rPr>
              <w:rFonts w:ascii="Calibri" w:hAnsi="Calibri" w:cs="Times New Roman"/>
              <w:b/>
              <w:bCs/>
              <w:noProof/>
              <w:szCs w:val="24"/>
            </w:rPr>
            <w:t>2015</w:t>
          </w:r>
          <w:r w:rsidRPr="00A41180">
            <w:rPr>
              <w:rFonts w:ascii="Calibri" w:hAnsi="Calibri" w:cs="Times New Roman"/>
              <w:noProof/>
              <w:szCs w:val="24"/>
            </w:rPr>
            <w:t xml:space="preserve">. Mycorrhizal networks and coexistence in species-rich orchid communities.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206</w:t>
          </w:r>
          <w:r w:rsidRPr="00A41180">
            <w:rPr>
              <w:rFonts w:ascii="Calibri" w:hAnsi="Calibri" w:cs="Times New Roman"/>
              <w:noProof/>
              <w:szCs w:val="24"/>
            </w:rPr>
            <w:t>: 1127–1134.</w:t>
          </w:r>
        </w:p>
        <w:p w14:paraId="01FD3DF4"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Jacquemyn H, Merckx V, Brys R, Tyteca D, Cammue BPA, Honnay O, Lievens B</w:t>
          </w:r>
          <w:r w:rsidRPr="00A41180">
            <w:rPr>
              <w:rFonts w:ascii="Calibri" w:hAnsi="Calibri" w:cs="Times New Roman"/>
              <w:noProof/>
              <w:szCs w:val="24"/>
            </w:rPr>
            <w:t xml:space="preserve">. </w:t>
          </w:r>
          <w:r w:rsidRPr="00A41180">
            <w:rPr>
              <w:rFonts w:ascii="Calibri" w:hAnsi="Calibri" w:cs="Times New Roman"/>
              <w:b/>
              <w:bCs/>
              <w:noProof/>
              <w:szCs w:val="24"/>
            </w:rPr>
            <w:t>2011</w:t>
          </w:r>
          <w:r w:rsidRPr="00A41180">
            <w:rPr>
              <w:rFonts w:ascii="Calibri" w:hAnsi="Calibri" w:cs="Times New Roman"/>
              <w:noProof/>
              <w:szCs w:val="24"/>
            </w:rPr>
            <w:t xml:space="preserve">. Analysis of network architecture reveals phylogenetic constraints on mycorrhizal specificity in the genus Orchis (Orchidaceae).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192</w:t>
          </w:r>
          <w:r w:rsidRPr="00A41180">
            <w:rPr>
              <w:rFonts w:ascii="Calibri" w:hAnsi="Calibri" w:cs="Times New Roman"/>
              <w:noProof/>
              <w:szCs w:val="24"/>
            </w:rPr>
            <w:t>: 518–528.</w:t>
          </w:r>
        </w:p>
        <w:p w14:paraId="6B3E5DAE"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Jacquemyn H, Waud M, Merckx VSFT, Brys R, Tyteca D, Hedrén M, Lievens B</w:t>
          </w:r>
          <w:r w:rsidRPr="00A41180">
            <w:rPr>
              <w:rFonts w:ascii="Calibri" w:hAnsi="Calibri" w:cs="Times New Roman"/>
              <w:noProof/>
              <w:szCs w:val="24"/>
            </w:rPr>
            <w:t xml:space="preserve">. </w:t>
          </w:r>
          <w:r w:rsidRPr="00A41180">
            <w:rPr>
              <w:rFonts w:ascii="Calibri" w:hAnsi="Calibri" w:cs="Times New Roman"/>
              <w:b/>
              <w:bCs/>
              <w:noProof/>
              <w:szCs w:val="24"/>
            </w:rPr>
            <w:t>2016</w:t>
          </w:r>
          <w:r w:rsidRPr="00A41180">
            <w:rPr>
              <w:rFonts w:ascii="Calibri" w:hAnsi="Calibri" w:cs="Times New Roman"/>
              <w:noProof/>
              <w:szCs w:val="24"/>
            </w:rPr>
            <w:t xml:space="preserve">. Habitat-driven variation in mycorrhizal communities in the terrestrial orchid genus Dactylorhiza. </w:t>
          </w:r>
          <w:r w:rsidRPr="00A41180">
            <w:rPr>
              <w:rFonts w:ascii="Calibri" w:hAnsi="Calibri" w:cs="Times New Roman"/>
              <w:i/>
              <w:iCs/>
              <w:noProof/>
              <w:szCs w:val="24"/>
            </w:rPr>
            <w:t>Nature Publishing Group</w:t>
          </w:r>
          <w:r w:rsidRPr="00A41180">
            <w:rPr>
              <w:rFonts w:ascii="Calibri" w:hAnsi="Calibri" w:cs="Times New Roman"/>
              <w:noProof/>
              <w:szCs w:val="24"/>
            </w:rPr>
            <w:t>: 1–9.</w:t>
          </w:r>
        </w:p>
        <w:p w14:paraId="529CC437"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Jersáková J, Malinová T</w:t>
          </w:r>
          <w:r w:rsidRPr="00A41180">
            <w:rPr>
              <w:rFonts w:ascii="Calibri" w:hAnsi="Calibri" w:cs="Times New Roman"/>
              <w:noProof/>
              <w:szCs w:val="24"/>
            </w:rPr>
            <w:t xml:space="preserve">. </w:t>
          </w:r>
          <w:r w:rsidRPr="00A41180">
            <w:rPr>
              <w:rFonts w:ascii="Calibri" w:hAnsi="Calibri" w:cs="Times New Roman"/>
              <w:b/>
              <w:bCs/>
              <w:noProof/>
              <w:szCs w:val="24"/>
            </w:rPr>
            <w:t>2007</w:t>
          </w:r>
          <w:r w:rsidRPr="00A41180">
            <w:rPr>
              <w:rFonts w:ascii="Calibri" w:hAnsi="Calibri" w:cs="Times New Roman"/>
              <w:noProof/>
              <w:szCs w:val="24"/>
            </w:rPr>
            <w:t xml:space="preserve">. Spatial aspects of seed dispersal and seedling recruitment in orchids.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176</w:t>
          </w:r>
          <w:r w:rsidRPr="00A41180">
            <w:rPr>
              <w:rFonts w:ascii="Calibri" w:hAnsi="Calibri" w:cs="Times New Roman"/>
              <w:noProof/>
              <w:szCs w:val="24"/>
            </w:rPr>
            <w:t>: 237–241.</w:t>
          </w:r>
        </w:p>
        <w:p w14:paraId="63204107"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Krebs C</w:t>
          </w:r>
          <w:r w:rsidRPr="00A41180">
            <w:rPr>
              <w:rFonts w:ascii="Calibri" w:hAnsi="Calibri" w:cs="Times New Roman"/>
              <w:noProof/>
              <w:szCs w:val="24"/>
            </w:rPr>
            <w:t xml:space="preserve">. </w:t>
          </w:r>
          <w:r w:rsidRPr="00A41180">
            <w:rPr>
              <w:rFonts w:ascii="Calibri" w:hAnsi="Calibri" w:cs="Times New Roman"/>
              <w:b/>
              <w:bCs/>
              <w:noProof/>
              <w:szCs w:val="24"/>
            </w:rPr>
            <w:t>1972</w:t>
          </w:r>
          <w:r w:rsidRPr="00A41180">
            <w:rPr>
              <w:rFonts w:ascii="Calibri" w:hAnsi="Calibri" w:cs="Times New Roman"/>
              <w:noProof/>
              <w:szCs w:val="24"/>
            </w:rPr>
            <w:t xml:space="preserve">. </w:t>
          </w:r>
          <w:r w:rsidRPr="00A41180">
            <w:rPr>
              <w:rFonts w:ascii="Calibri" w:hAnsi="Calibri" w:cs="Times New Roman"/>
              <w:i/>
              <w:iCs/>
              <w:noProof/>
              <w:szCs w:val="24"/>
            </w:rPr>
            <w:t>Ecology: the experimental analysis of distribution and abundance.</w:t>
          </w:r>
          <w:r w:rsidRPr="00A41180">
            <w:rPr>
              <w:rFonts w:ascii="Calibri" w:hAnsi="Calibri" w:cs="Times New Roman"/>
              <w:noProof/>
              <w:szCs w:val="24"/>
            </w:rPr>
            <w:t xml:space="preserve"> New York: Harper &amp; Row New York.</w:t>
          </w:r>
        </w:p>
        <w:p w14:paraId="676B9B95"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Leake JR</w:t>
          </w:r>
          <w:r w:rsidRPr="00A41180">
            <w:rPr>
              <w:rFonts w:ascii="Calibri" w:hAnsi="Calibri" w:cs="Times New Roman"/>
              <w:noProof/>
              <w:szCs w:val="24"/>
            </w:rPr>
            <w:t xml:space="preserve">. </w:t>
          </w:r>
          <w:r w:rsidRPr="00A41180">
            <w:rPr>
              <w:rFonts w:ascii="Calibri" w:hAnsi="Calibri" w:cs="Times New Roman"/>
              <w:b/>
              <w:bCs/>
              <w:noProof/>
              <w:szCs w:val="24"/>
            </w:rPr>
            <w:t>1994</w:t>
          </w:r>
          <w:r w:rsidRPr="00A41180">
            <w:rPr>
              <w:rFonts w:ascii="Calibri" w:hAnsi="Calibri" w:cs="Times New Roman"/>
              <w:noProof/>
              <w:szCs w:val="24"/>
            </w:rPr>
            <w:t xml:space="preserve">. The biology of myco-heterotrophic ('saprophytic’) plants.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69</w:t>
          </w:r>
          <w:r w:rsidRPr="00A41180">
            <w:rPr>
              <w:rFonts w:ascii="Calibri" w:hAnsi="Calibri" w:cs="Times New Roman"/>
              <w:noProof/>
              <w:szCs w:val="24"/>
            </w:rPr>
            <w:t>: 171–216.</w:t>
          </w:r>
        </w:p>
        <w:p w14:paraId="263C8E81"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Lusk CH</w:t>
          </w:r>
          <w:r w:rsidRPr="00A41180">
            <w:rPr>
              <w:rFonts w:ascii="Calibri" w:hAnsi="Calibri" w:cs="Times New Roman"/>
              <w:noProof/>
              <w:szCs w:val="24"/>
            </w:rPr>
            <w:t xml:space="preserve">. </w:t>
          </w:r>
          <w:r w:rsidRPr="00A41180">
            <w:rPr>
              <w:rFonts w:ascii="Calibri" w:hAnsi="Calibri" w:cs="Times New Roman"/>
              <w:b/>
              <w:bCs/>
              <w:noProof/>
              <w:szCs w:val="24"/>
            </w:rPr>
            <w:t>1995</w:t>
          </w:r>
          <w:r w:rsidRPr="00A41180">
            <w:rPr>
              <w:rFonts w:ascii="Calibri" w:hAnsi="Calibri" w:cs="Times New Roman"/>
              <w:noProof/>
              <w:szCs w:val="24"/>
            </w:rPr>
            <w:t xml:space="preserve">. Seed Size, Establishment Sites and Species Coexistence in a Chilean Rain Forest. </w:t>
          </w:r>
          <w:r w:rsidRPr="00A41180">
            <w:rPr>
              <w:rFonts w:ascii="Calibri" w:hAnsi="Calibri" w:cs="Times New Roman"/>
              <w:i/>
              <w:iCs/>
              <w:noProof/>
              <w:szCs w:val="24"/>
            </w:rPr>
            <w:t>Journal of Vegetation Science</w:t>
          </w:r>
          <w:r w:rsidRPr="00A41180">
            <w:rPr>
              <w:rFonts w:ascii="Calibri" w:hAnsi="Calibri" w:cs="Times New Roman"/>
              <w:noProof/>
              <w:szCs w:val="24"/>
            </w:rPr>
            <w:t xml:space="preserve"> </w:t>
          </w:r>
          <w:r w:rsidRPr="00A41180">
            <w:rPr>
              <w:rFonts w:ascii="Calibri" w:hAnsi="Calibri" w:cs="Times New Roman"/>
              <w:b/>
              <w:bCs/>
              <w:noProof/>
              <w:szCs w:val="24"/>
            </w:rPr>
            <w:t>6</w:t>
          </w:r>
          <w:r w:rsidRPr="00A41180">
            <w:rPr>
              <w:rFonts w:ascii="Calibri" w:hAnsi="Calibri" w:cs="Times New Roman"/>
              <w:noProof/>
              <w:szCs w:val="24"/>
            </w:rPr>
            <w:t>: 249–256.</w:t>
          </w:r>
        </w:p>
        <w:p w14:paraId="7C33A980"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Martos F, Munoz F, Pailler T, Kottke I, Gonneau C, Selosse MA</w:t>
          </w:r>
          <w:r w:rsidRPr="00A41180">
            <w:rPr>
              <w:rFonts w:ascii="Calibri" w:hAnsi="Calibri" w:cs="Times New Roman"/>
              <w:noProof/>
              <w:szCs w:val="24"/>
            </w:rPr>
            <w:t xml:space="preserve">. </w:t>
          </w:r>
          <w:r w:rsidRPr="00A41180">
            <w:rPr>
              <w:rFonts w:ascii="Calibri" w:hAnsi="Calibri" w:cs="Times New Roman"/>
              <w:b/>
              <w:bCs/>
              <w:noProof/>
              <w:szCs w:val="24"/>
            </w:rPr>
            <w:t>2012</w:t>
          </w:r>
          <w:r w:rsidRPr="00A41180">
            <w:rPr>
              <w:rFonts w:ascii="Calibri" w:hAnsi="Calibri" w:cs="Times New Roman"/>
              <w:noProof/>
              <w:szCs w:val="24"/>
            </w:rPr>
            <w:t xml:space="preserve">. The role of epiphytism in architecture and evolutionary constraint within mycorrhizal networks of tropical orchids. </w:t>
          </w:r>
          <w:r w:rsidRPr="00A41180">
            <w:rPr>
              <w:rFonts w:ascii="Calibri" w:hAnsi="Calibri" w:cs="Times New Roman"/>
              <w:i/>
              <w:iCs/>
              <w:noProof/>
              <w:szCs w:val="24"/>
            </w:rPr>
            <w:t>Molecular Ecology</w:t>
          </w:r>
          <w:r w:rsidRPr="00A41180">
            <w:rPr>
              <w:rFonts w:ascii="Calibri" w:hAnsi="Calibri" w:cs="Times New Roman"/>
              <w:noProof/>
              <w:szCs w:val="24"/>
            </w:rPr>
            <w:t xml:space="preserve"> </w:t>
          </w:r>
          <w:r w:rsidRPr="00A41180">
            <w:rPr>
              <w:rFonts w:ascii="Calibri" w:hAnsi="Calibri" w:cs="Times New Roman"/>
              <w:b/>
              <w:bCs/>
              <w:noProof/>
              <w:szCs w:val="24"/>
            </w:rPr>
            <w:t>21</w:t>
          </w:r>
          <w:r w:rsidRPr="00A41180">
            <w:rPr>
              <w:rFonts w:ascii="Calibri" w:hAnsi="Calibri" w:cs="Times New Roman"/>
              <w:noProof/>
              <w:szCs w:val="24"/>
            </w:rPr>
            <w:t>: 5098–5109.</w:t>
          </w:r>
        </w:p>
        <w:p w14:paraId="64FA8E01"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McCormick MK, Jacquemyn H</w:t>
          </w:r>
          <w:r w:rsidRPr="00A41180">
            <w:rPr>
              <w:rFonts w:ascii="Calibri" w:hAnsi="Calibri" w:cs="Times New Roman"/>
              <w:noProof/>
              <w:szCs w:val="24"/>
            </w:rPr>
            <w:t xml:space="preserve">. </w:t>
          </w:r>
          <w:r w:rsidRPr="00A41180">
            <w:rPr>
              <w:rFonts w:ascii="Calibri" w:hAnsi="Calibri" w:cs="Times New Roman"/>
              <w:b/>
              <w:bCs/>
              <w:noProof/>
              <w:szCs w:val="24"/>
            </w:rPr>
            <w:t>2014</w:t>
          </w:r>
          <w:r w:rsidRPr="00A41180">
            <w:rPr>
              <w:rFonts w:ascii="Calibri" w:hAnsi="Calibri" w:cs="Times New Roman"/>
              <w:noProof/>
              <w:szCs w:val="24"/>
            </w:rPr>
            <w:t xml:space="preserve">. What constrains the distribution of orchid populations? </w:t>
          </w:r>
          <w:r w:rsidRPr="00A41180">
            <w:rPr>
              <w:rFonts w:ascii="Calibri" w:hAnsi="Calibri" w:cs="Times New Roman"/>
              <w:i/>
              <w:iCs/>
              <w:noProof/>
              <w:szCs w:val="24"/>
            </w:rPr>
            <w:t>New Phytologist</w:t>
          </w:r>
          <w:r w:rsidRPr="00A41180">
            <w:rPr>
              <w:rFonts w:ascii="Calibri" w:hAnsi="Calibri" w:cs="Times New Roman"/>
              <w:noProof/>
              <w:szCs w:val="24"/>
            </w:rPr>
            <w:t xml:space="preserve"> </w:t>
          </w:r>
          <w:r w:rsidRPr="00A41180">
            <w:rPr>
              <w:rFonts w:ascii="Calibri" w:hAnsi="Calibri" w:cs="Times New Roman"/>
              <w:b/>
              <w:bCs/>
              <w:noProof/>
              <w:szCs w:val="24"/>
            </w:rPr>
            <w:t>202</w:t>
          </w:r>
          <w:r w:rsidRPr="00A41180">
            <w:rPr>
              <w:rFonts w:ascii="Calibri" w:hAnsi="Calibri" w:cs="Times New Roman"/>
              <w:noProof/>
              <w:szCs w:val="24"/>
            </w:rPr>
            <w:t>: 392–400.</w:t>
          </w:r>
        </w:p>
        <w:p w14:paraId="7B26BBF6"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McKendrick SL, Leake JR, Lee Taylor D, Read DJ</w:t>
          </w:r>
          <w:r w:rsidRPr="00A41180">
            <w:rPr>
              <w:rFonts w:ascii="Calibri" w:hAnsi="Calibri" w:cs="Times New Roman"/>
              <w:noProof/>
              <w:szCs w:val="24"/>
            </w:rPr>
            <w:t xml:space="preserve">. </w:t>
          </w:r>
          <w:r w:rsidRPr="00A41180">
            <w:rPr>
              <w:rFonts w:ascii="Calibri" w:hAnsi="Calibri" w:cs="Times New Roman"/>
              <w:b/>
              <w:bCs/>
              <w:noProof/>
              <w:szCs w:val="24"/>
            </w:rPr>
            <w:t>2002</w:t>
          </w:r>
          <w:r w:rsidRPr="00A41180">
            <w:rPr>
              <w:rFonts w:ascii="Calibri" w:hAnsi="Calibri" w:cs="Times New Roman"/>
              <w:noProof/>
              <w:szCs w:val="24"/>
            </w:rPr>
            <w:t xml:space="preserve">. Symbiotic germination and development of the myco-heterotrophic orchid Neottia nidus-avis in nature and its requirement for locally distributed Sebacina spp. </w:t>
          </w:r>
          <w:r w:rsidRPr="00A41180">
            <w:rPr>
              <w:rFonts w:ascii="Calibri" w:hAnsi="Calibri" w:cs="Times New Roman"/>
              <w:i/>
              <w:iCs/>
              <w:noProof/>
              <w:szCs w:val="24"/>
            </w:rPr>
            <w:t>New Phytologist</w:t>
          </w:r>
          <w:r w:rsidRPr="00A41180">
            <w:rPr>
              <w:rFonts w:ascii="Calibri" w:hAnsi="Calibri" w:cs="Times New Roman"/>
              <w:noProof/>
              <w:szCs w:val="24"/>
            </w:rPr>
            <w:t>: 233–247.</w:t>
          </w:r>
        </w:p>
        <w:p w14:paraId="1805D963"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Nathan R, Muller-landau HC</w:t>
          </w:r>
          <w:r w:rsidRPr="00A41180">
            <w:rPr>
              <w:rFonts w:ascii="Calibri" w:hAnsi="Calibri" w:cs="Times New Roman"/>
              <w:noProof/>
              <w:szCs w:val="24"/>
            </w:rPr>
            <w:t xml:space="preserve">. </w:t>
          </w:r>
          <w:r w:rsidRPr="00A41180">
            <w:rPr>
              <w:rFonts w:ascii="Calibri" w:hAnsi="Calibri" w:cs="Times New Roman"/>
              <w:b/>
              <w:bCs/>
              <w:noProof/>
              <w:szCs w:val="24"/>
            </w:rPr>
            <w:t>2000</w:t>
          </w:r>
          <w:r w:rsidRPr="00A41180">
            <w:rPr>
              <w:rFonts w:ascii="Calibri" w:hAnsi="Calibri" w:cs="Times New Roman"/>
              <w:noProof/>
              <w:szCs w:val="24"/>
            </w:rPr>
            <w:t xml:space="preserve">. Spatial patterns of seed dispersal , their determinants and consequences for recruitment. </w:t>
          </w:r>
          <w:r w:rsidRPr="00A41180">
            <w:rPr>
              <w:rFonts w:ascii="Calibri" w:hAnsi="Calibri" w:cs="Times New Roman"/>
              <w:b/>
              <w:bCs/>
              <w:noProof/>
              <w:szCs w:val="24"/>
            </w:rPr>
            <w:t>15</w:t>
          </w:r>
          <w:r w:rsidRPr="00A41180">
            <w:rPr>
              <w:rFonts w:ascii="Calibri" w:hAnsi="Calibri" w:cs="Times New Roman"/>
              <w:noProof/>
              <w:szCs w:val="24"/>
            </w:rPr>
            <w:t>: 278–285.</w:t>
          </w:r>
        </w:p>
        <w:p w14:paraId="337158BF"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 xml:space="preserve">Ogura-Tsujita Y, Gebauer G, Xu H, Fukasawa Y, Umata H, Tetsuka K, Kubota M, Schweiger JMI, Yamashita S, Maekawa N, </w:t>
          </w:r>
          <w:r w:rsidRPr="00A41180">
            <w:rPr>
              <w:rFonts w:ascii="Calibri" w:hAnsi="Calibri" w:cs="Times New Roman"/>
              <w:b/>
              <w:bCs/>
              <w:i/>
              <w:iCs/>
              <w:noProof/>
              <w:szCs w:val="24"/>
            </w:rPr>
            <w:t>et al.</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xml:space="preserve">. The giant mycoheterotrophic orchid Erythrorchis altissima is associated mainly with a divergent set of wood-decaying fungi. </w:t>
          </w:r>
          <w:r w:rsidRPr="00A41180">
            <w:rPr>
              <w:rFonts w:ascii="Calibri" w:hAnsi="Calibri" w:cs="Times New Roman"/>
              <w:i/>
              <w:iCs/>
              <w:noProof/>
              <w:szCs w:val="24"/>
            </w:rPr>
            <w:t>Molecular Ecology</w:t>
          </w:r>
          <w:r w:rsidRPr="00A41180">
            <w:rPr>
              <w:rFonts w:ascii="Calibri" w:hAnsi="Calibri" w:cs="Times New Roman"/>
              <w:noProof/>
              <w:szCs w:val="24"/>
            </w:rPr>
            <w:t xml:space="preserve"> </w:t>
          </w:r>
          <w:r w:rsidRPr="00A41180">
            <w:rPr>
              <w:rFonts w:ascii="Calibri" w:hAnsi="Calibri" w:cs="Times New Roman"/>
              <w:b/>
              <w:bCs/>
              <w:noProof/>
              <w:szCs w:val="24"/>
            </w:rPr>
            <w:t>27</w:t>
          </w:r>
          <w:r w:rsidRPr="00A41180">
            <w:rPr>
              <w:rFonts w:ascii="Calibri" w:hAnsi="Calibri" w:cs="Times New Roman"/>
              <w:noProof/>
              <w:szCs w:val="24"/>
            </w:rPr>
            <w:t>: 1324–1337.</w:t>
          </w:r>
        </w:p>
        <w:p w14:paraId="1E66708E"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Otero JT, Aragón S, Ackerman JD</w:t>
          </w:r>
          <w:r w:rsidRPr="00A41180">
            <w:rPr>
              <w:rFonts w:ascii="Calibri" w:hAnsi="Calibri" w:cs="Times New Roman"/>
              <w:noProof/>
              <w:szCs w:val="24"/>
            </w:rPr>
            <w:t xml:space="preserve">. </w:t>
          </w:r>
          <w:r w:rsidRPr="00A41180">
            <w:rPr>
              <w:rFonts w:ascii="Calibri" w:hAnsi="Calibri" w:cs="Times New Roman"/>
              <w:b/>
              <w:bCs/>
              <w:noProof/>
              <w:szCs w:val="24"/>
            </w:rPr>
            <w:t>2007</w:t>
          </w:r>
          <w:r w:rsidRPr="00A41180">
            <w:rPr>
              <w:rFonts w:ascii="Calibri" w:hAnsi="Calibri" w:cs="Times New Roman"/>
              <w:noProof/>
              <w:szCs w:val="24"/>
            </w:rPr>
            <w:t xml:space="preserve">. Site variation in spatial aggregation and phorophyte preference in Psychilis monensis (Orchidaceae). </w:t>
          </w:r>
          <w:r w:rsidRPr="00A41180">
            <w:rPr>
              <w:rFonts w:ascii="Calibri" w:hAnsi="Calibri" w:cs="Times New Roman"/>
              <w:i/>
              <w:iCs/>
              <w:noProof/>
              <w:szCs w:val="24"/>
            </w:rPr>
            <w:t>Biotropica</w:t>
          </w:r>
          <w:r w:rsidRPr="00A41180">
            <w:rPr>
              <w:rFonts w:ascii="Calibri" w:hAnsi="Calibri" w:cs="Times New Roman"/>
              <w:noProof/>
              <w:szCs w:val="24"/>
            </w:rPr>
            <w:t xml:space="preserve"> </w:t>
          </w:r>
          <w:r w:rsidRPr="00A41180">
            <w:rPr>
              <w:rFonts w:ascii="Calibri" w:hAnsi="Calibri" w:cs="Times New Roman"/>
              <w:b/>
              <w:bCs/>
              <w:noProof/>
              <w:szCs w:val="24"/>
            </w:rPr>
            <w:t>39</w:t>
          </w:r>
          <w:r w:rsidRPr="00A41180">
            <w:rPr>
              <w:rFonts w:ascii="Calibri" w:hAnsi="Calibri" w:cs="Times New Roman"/>
              <w:noProof/>
              <w:szCs w:val="24"/>
            </w:rPr>
            <w:t>: 227–231.</w:t>
          </w:r>
        </w:p>
        <w:p w14:paraId="5AF8B0E8"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Rasmussen HN</w:t>
          </w:r>
          <w:r w:rsidRPr="00A41180">
            <w:rPr>
              <w:rFonts w:ascii="Calibri" w:hAnsi="Calibri" w:cs="Times New Roman"/>
              <w:noProof/>
              <w:szCs w:val="24"/>
            </w:rPr>
            <w:t xml:space="preserve">. </w:t>
          </w:r>
          <w:r w:rsidRPr="00A41180">
            <w:rPr>
              <w:rFonts w:ascii="Calibri" w:hAnsi="Calibri" w:cs="Times New Roman"/>
              <w:b/>
              <w:bCs/>
              <w:noProof/>
              <w:szCs w:val="24"/>
            </w:rPr>
            <w:t>2002</w:t>
          </w:r>
          <w:r w:rsidRPr="00A41180">
            <w:rPr>
              <w:rFonts w:ascii="Calibri" w:hAnsi="Calibri" w:cs="Times New Roman"/>
              <w:noProof/>
              <w:szCs w:val="24"/>
            </w:rPr>
            <w:t xml:space="preserve">. Recent developments in the study of orchid mycorrhiza. </w:t>
          </w:r>
          <w:r w:rsidRPr="00A41180">
            <w:rPr>
              <w:rFonts w:ascii="Calibri" w:hAnsi="Calibri" w:cs="Times New Roman"/>
              <w:i/>
              <w:iCs/>
              <w:noProof/>
              <w:szCs w:val="24"/>
            </w:rPr>
            <w:t>Plant and Soil</w:t>
          </w:r>
          <w:r w:rsidRPr="00A41180">
            <w:rPr>
              <w:rFonts w:ascii="Calibri" w:hAnsi="Calibri" w:cs="Times New Roman"/>
              <w:noProof/>
              <w:szCs w:val="24"/>
            </w:rPr>
            <w:t xml:space="preserve"> </w:t>
          </w:r>
          <w:r w:rsidRPr="00A41180">
            <w:rPr>
              <w:rFonts w:ascii="Calibri" w:hAnsi="Calibri" w:cs="Times New Roman"/>
              <w:b/>
              <w:bCs/>
              <w:noProof/>
              <w:szCs w:val="24"/>
            </w:rPr>
            <w:t>244</w:t>
          </w:r>
          <w:r w:rsidRPr="00A41180">
            <w:rPr>
              <w:rFonts w:ascii="Calibri" w:hAnsi="Calibri" w:cs="Times New Roman"/>
              <w:noProof/>
              <w:szCs w:val="24"/>
            </w:rPr>
            <w:t>: 149–163.</w:t>
          </w:r>
        </w:p>
        <w:p w14:paraId="11A78C66"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Rasmussen HN, Dixon KW, Jersáková J, Tesitelová T</w:t>
          </w:r>
          <w:r w:rsidRPr="00A41180">
            <w:rPr>
              <w:rFonts w:ascii="Calibri" w:hAnsi="Calibri" w:cs="Times New Roman"/>
              <w:noProof/>
              <w:szCs w:val="24"/>
            </w:rPr>
            <w:t xml:space="preserve">. </w:t>
          </w:r>
          <w:r w:rsidRPr="00A41180">
            <w:rPr>
              <w:rFonts w:ascii="Calibri" w:hAnsi="Calibri" w:cs="Times New Roman"/>
              <w:b/>
              <w:bCs/>
              <w:noProof/>
              <w:szCs w:val="24"/>
            </w:rPr>
            <w:t>2015</w:t>
          </w:r>
          <w:r w:rsidRPr="00A41180">
            <w:rPr>
              <w:rFonts w:ascii="Calibri" w:hAnsi="Calibri" w:cs="Times New Roman"/>
              <w:noProof/>
              <w:szCs w:val="24"/>
            </w:rPr>
            <w:t xml:space="preserve">. Germination and seedling establishment in orchids : a complex of requirements. </w:t>
          </w:r>
          <w:r w:rsidRPr="00A41180">
            <w:rPr>
              <w:rFonts w:ascii="Calibri" w:hAnsi="Calibri" w:cs="Times New Roman"/>
              <w:i/>
              <w:iCs/>
              <w:noProof/>
              <w:szCs w:val="24"/>
            </w:rPr>
            <w:t>Annals of Botany</w:t>
          </w:r>
          <w:r w:rsidRPr="00A41180">
            <w:rPr>
              <w:rFonts w:ascii="Calibri" w:hAnsi="Calibri" w:cs="Times New Roman"/>
              <w:noProof/>
              <w:szCs w:val="24"/>
            </w:rPr>
            <w:t xml:space="preserve"> </w:t>
          </w:r>
          <w:r w:rsidRPr="00A41180">
            <w:rPr>
              <w:rFonts w:ascii="Calibri" w:hAnsi="Calibri" w:cs="Times New Roman"/>
              <w:b/>
              <w:bCs/>
              <w:noProof/>
              <w:szCs w:val="24"/>
            </w:rPr>
            <w:t>116</w:t>
          </w:r>
          <w:r w:rsidRPr="00A41180">
            <w:rPr>
              <w:rFonts w:ascii="Calibri" w:hAnsi="Calibri" w:cs="Times New Roman"/>
              <w:noProof/>
              <w:szCs w:val="24"/>
            </w:rPr>
            <w:t>: 391–402.</w:t>
          </w:r>
        </w:p>
        <w:p w14:paraId="63C1EFE8"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Rasmussen HN, Rasmussen FN</w:t>
          </w:r>
          <w:r w:rsidRPr="00A41180">
            <w:rPr>
              <w:rFonts w:ascii="Calibri" w:hAnsi="Calibri" w:cs="Times New Roman"/>
              <w:noProof/>
              <w:szCs w:val="24"/>
            </w:rPr>
            <w:t xml:space="preserve">. </w:t>
          </w:r>
          <w:r w:rsidRPr="00A41180">
            <w:rPr>
              <w:rFonts w:ascii="Calibri" w:hAnsi="Calibri" w:cs="Times New Roman"/>
              <w:b/>
              <w:bCs/>
              <w:noProof/>
              <w:szCs w:val="24"/>
            </w:rPr>
            <w:t>2018</w:t>
          </w:r>
          <w:r w:rsidRPr="00A41180">
            <w:rPr>
              <w:rFonts w:ascii="Calibri" w:hAnsi="Calibri" w:cs="Times New Roman"/>
              <w:noProof/>
              <w:szCs w:val="24"/>
            </w:rPr>
            <w:t>. The epiphytic habitat on a living host : reflections on the orchid – tree relationship. : 456–472.</w:t>
          </w:r>
        </w:p>
        <w:p w14:paraId="221D82BB"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Riofrío ML, Cruz D, Torres E, de La Cruz M, Iriondo JM, Suárez JP</w:t>
          </w:r>
          <w:r w:rsidRPr="00A41180">
            <w:rPr>
              <w:rFonts w:ascii="Calibri" w:hAnsi="Calibri" w:cs="Times New Roman"/>
              <w:noProof/>
              <w:szCs w:val="24"/>
            </w:rPr>
            <w:t xml:space="preserve">. </w:t>
          </w:r>
          <w:r w:rsidRPr="00A41180">
            <w:rPr>
              <w:rFonts w:ascii="Calibri" w:hAnsi="Calibri" w:cs="Times New Roman"/>
              <w:b/>
              <w:bCs/>
              <w:noProof/>
              <w:szCs w:val="24"/>
            </w:rPr>
            <w:t>2013</w:t>
          </w:r>
          <w:r w:rsidRPr="00A41180">
            <w:rPr>
              <w:rFonts w:ascii="Calibri" w:hAnsi="Calibri" w:cs="Times New Roman"/>
              <w:noProof/>
              <w:szCs w:val="24"/>
            </w:rPr>
            <w:t xml:space="preserve">. Mycorrhizal preferences and fine spatial structure of the epiphytic orchid Epidendrum rhopalostele. </w:t>
          </w:r>
          <w:r w:rsidRPr="00A41180">
            <w:rPr>
              <w:rFonts w:ascii="Calibri" w:hAnsi="Calibri" w:cs="Times New Roman"/>
              <w:i/>
              <w:iCs/>
              <w:noProof/>
              <w:szCs w:val="24"/>
            </w:rPr>
            <w:t>American Journal of Botany</w:t>
          </w:r>
          <w:r w:rsidRPr="00A41180">
            <w:rPr>
              <w:rFonts w:ascii="Calibri" w:hAnsi="Calibri" w:cs="Times New Roman"/>
              <w:noProof/>
              <w:szCs w:val="24"/>
            </w:rPr>
            <w:t xml:space="preserve"> </w:t>
          </w:r>
          <w:r w:rsidRPr="00A41180">
            <w:rPr>
              <w:rFonts w:ascii="Calibri" w:hAnsi="Calibri" w:cs="Times New Roman"/>
              <w:b/>
              <w:bCs/>
              <w:noProof/>
              <w:szCs w:val="24"/>
            </w:rPr>
            <w:t>100</w:t>
          </w:r>
          <w:r w:rsidRPr="00A41180">
            <w:rPr>
              <w:rFonts w:ascii="Calibri" w:hAnsi="Calibri" w:cs="Times New Roman"/>
              <w:noProof/>
              <w:szCs w:val="24"/>
            </w:rPr>
            <w:t>: 2339–2348.</w:t>
          </w:r>
        </w:p>
        <w:p w14:paraId="612D058A"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Slatyer RA, Hirst M, Sexton JP</w:t>
          </w:r>
          <w:r w:rsidRPr="00A41180">
            <w:rPr>
              <w:rFonts w:ascii="Calibri" w:hAnsi="Calibri" w:cs="Times New Roman"/>
              <w:noProof/>
              <w:szCs w:val="24"/>
            </w:rPr>
            <w:t xml:space="preserve">. </w:t>
          </w:r>
          <w:r w:rsidRPr="00A41180">
            <w:rPr>
              <w:rFonts w:ascii="Calibri" w:hAnsi="Calibri" w:cs="Times New Roman"/>
              <w:b/>
              <w:bCs/>
              <w:noProof/>
              <w:szCs w:val="24"/>
            </w:rPr>
            <w:t>2013</w:t>
          </w:r>
          <w:r w:rsidRPr="00A41180">
            <w:rPr>
              <w:rFonts w:ascii="Calibri" w:hAnsi="Calibri" w:cs="Times New Roman"/>
              <w:noProof/>
              <w:szCs w:val="24"/>
            </w:rPr>
            <w:t xml:space="preserve">. Niche breadth predicts geographical range size: a general ecological pattern. </w:t>
          </w:r>
          <w:r w:rsidRPr="00A41180">
            <w:rPr>
              <w:rFonts w:ascii="Calibri" w:hAnsi="Calibri" w:cs="Times New Roman"/>
              <w:i/>
              <w:iCs/>
              <w:noProof/>
              <w:szCs w:val="24"/>
            </w:rPr>
            <w:t>Ecology Letters</w:t>
          </w:r>
          <w:r w:rsidRPr="00A41180">
            <w:rPr>
              <w:rFonts w:ascii="Calibri" w:hAnsi="Calibri" w:cs="Times New Roman"/>
              <w:noProof/>
              <w:szCs w:val="24"/>
            </w:rPr>
            <w:t xml:space="preserve"> </w:t>
          </w:r>
          <w:r w:rsidRPr="00A41180">
            <w:rPr>
              <w:rFonts w:ascii="Calibri" w:hAnsi="Calibri" w:cs="Times New Roman"/>
              <w:b/>
              <w:bCs/>
              <w:noProof/>
              <w:szCs w:val="24"/>
            </w:rPr>
            <w:t>16</w:t>
          </w:r>
          <w:r w:rsidRPr="00A41180">
            <w:rPr>
              <w:rFonts w:ascii="Calibri" w:hAnsi="Calibri" w:cs="Times New Roman"/>
              <w:noProof/>
              <w:szCs w:val="24"/>
            </w:rPr>
            <w:t>: 1104–1114.</w:t>
          </w:r>
        </w:p>
        <w:p w14:paraId="173A7586"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Suárez JP, Kottke I</w:t>
          </w:r>
          <w:r w:rsidRPr="00A41180">
            <w:rPr>
              <w:rFonts w:ascii="Calibri" w:hAnsi="Calibri" w:cs="Times New Roman"/>
              <w:noProof/>
              <w:szCs w:val="24"/>
            </w:rPr>
            <w:t xml:space="preserve">. </w:t>
          </w:r>
          <w:r w:rsidRPr="00A41180">
            <w:rPr>
              <w:rFonts w:ascii="Calibri" w:hAnsi="Calibri" w:cs="Times New Roman"/>
              <w:b/>
              <w:bCs/>
              <w:noProof/>
              <w:szCs w:val="24"/>
            </w:rPr>
            <w:t>2016</w:t>
          </w:r>
          <w:r w:rsidRPr="00A41180">
            <w:rPr>
              <w:rFonts w:ascii="Calibri" w:hAnsi="Calibri" w:cs="Times New Roman"/>
              <w:noProof/>
              <w:szCs w:val="24"/>
            </w:rPr>
            <w:t xml:space="preserve">. Main fungal partners and different levels of specificity of orchid mycorrhizae in the tropical mountain forests of Ecuador. </w:t>
          </w:r>
          <w:r w:rsidRPr="00A41180">
            <w:rPr>
              <w:rFonts w:ascii="Calibri" w:hAnsi="Calibri" w:cs="Times New Roman"/>
              <w:i/>
              <w:iCs/>
              <w:noProof/>
              <w:szCs w:val="24"/>
            </w:rPr>
            <w:t>Lankesteriana</w:t>
          </w:r>
          <w:r w:rsidRPr="00A41180">
            <w:rPr>
              <w:rFonts w:ascii="Calibri" w:hAnsi="Calibri" w:cs="Times New Roman"/>
              <w:noProof/>
              <w:szCs w:val="24"/>
            </w:rPr>
            <w:t xml:space="preserve"> </w:t>
          </w:r>
          <w:r w:rsidRPr="00A41180">
            <w:rPr>
              <w:rFonts w:ascii="Calibri" w:hAnsi="Calibri" w:cs="Times New Roman"/>
              <w:b/>
              <w:bCs/>
              <w:noProof/>
              <w:szCs w:val="24"/>
            </w:rPr>
            <w:t>16</w:t>
          </w:r>
          <w:r w:rsidRPr="00A41180">
            <w:rPr>
              <w:rFonts w:ascii="Calibri" w:hAnsi="Calibri" w:cs="Times New Roman"/>
              <w:noProof/>
              <w:szCs w:val="24"/>
            </w:rPr>
            <w:t>: 299–305.</w:t>
          </w:r>
        </w:p>
        <w:p w14:paraId="38BB48DB" w14:textId="77777777" w:rsidR="00A41180" w:rsidRPr="00A41180" w:rsidRDefault="00A41180" w:rsidP="00A41180">
          <w:pPr>
            <w:widowControl w:val="0"/>
            <w:autoSpaceDE w:val="0"/>
            <w:autoSpaceDN w:val="0"/>
            <w:adjustRightInd w:val="0"/>
            <w:spacing w:after="0" w:line="240" w:lineRule="auto"/>
            <w:rPr>
              <w:rFonts w:ascii="Calibri" w:hAnsi="Calibri" w:cs="Times New Roman"/>
              <w:noProof/>
              <w:szCs w:val="24"/>
            </w:rPr>
          </w:pPr>
          <w:r w:rsidRPr="00A41180">
            <w:rPr>
              <w:rFonts w:ascii="Calibri" w:hAnsi="Calibri" w:cs="Times New Roman"/>
              <w:b/>
              <w:bCs/>
              <w:noProof/>
              <w:szCs w:val="24"/>
            </w:rPr>
            <w:t>Wagner K, Mendieta-Leiva G, Zotz G</w:t>
          </w:r>
          <w:r w:rsidRPr="00A41180">
            <w:rPr>
              <w:rFonts w:ascii="Calibri" w:hAnsi="Calibri" w:cs="Times New Roman"/>
              <w:noProof/>
              <w:szCs w:val="24"/>
            </w:rPr>
            <w:t xml:space="preserve">. </w:t>
          </w:r>
          <w:r w:rsidRPr="00A41180">
            <w:rPr>
              <w:rFonts w:ascii="Calibri" w:hAnsi="Calibri" w:cs="Times New Roman"/>
              <w:b/>
              <w:bCs/>
              <w:noProof/>
              <w:szCs w:val="24"/>
            </w:rPr>
            <w:t>2015</w:t>
          </w:r>
          <w:r w:rsidRPr="00A41180">
            <w:rPr>
              <w:rFonts w:ascii="Calibri" w:hAnsi="Calibri" w:cs="Times New Roman"/>
              <w:noProof/>
              <w:szCs w:val="24"/>
            </w:rPr>
            <w:t xml:space="preserve">. Host specificity in vascular epiphytes: a review of methodology, empirical evidence and potential mechanisms. </w:t>
          </w:r>
          <w:r w:rsidRPr="00A41180">
            <w:rPr>
              <w:rFonts w:ascii="Calibri" w:hAnsi="Calibri" w:cs="Times New Roman"/>
              <w:i/>
              <w:iCs/>
              <w:noProof/>
              <w:szCs w:val="24"/>
            </w:rPr>
            <w:t>AoB PLANTS</w:t>
          </w:r>
          <w:r w:rsidRPr="00A41180">
            <w:rPr>
              <w:rFonts w:ascii="Calibri" w:hAnsi="Calibri" w:cs="Times New Roman"/>
              <w:noProof/>
              <w:szCs w:val="24"/>
            </w:rPr>
            <w:t xml:space="preserve"> </w:t>
          </w:r>
          <w:r w:rsidRPr="00A41180">
            <w:rPr>
              <w:rFonts w:ascii="Calibri" w:hAnsi="Calibri" w:cs="Times New Roman"/>
              <w:b/>
              <w:bCs/>
              <w:noProof/>
              <w:szCs w:val="24"/>
            </w:rPr>
            <w:t>7</w:t>
          </w:r>
          <w:r w:rsidRPr="00A41180">
            <w:rPr>
              <w:rFonts w:ascii="Calibri" w:hAnsi="Calibri" w:cs="Times New Roman"/>
              <w:noProof/>
              <w:szCs w:val="24"/>
            </w:rPr>
            <w:t>: plu092-plu092.</w:t>
          </w:r>
        </w:p>
        <w:p w14:paraId="03E6D5B9" w14:textId="77777777" w:rsidR="00A41180" w:rsidRPr="00A41180" w:rsidRDefault="00A41180" w:rsidP="00A41180">
          <w:pPr>
            <w:widowControl w:val="0"/>
            <w:autoSpaceDE w:val="0"/>
            <w:autoSpaceDN w:val="0"/>
            <w:adjustRightInd w:val="0"/>
            <w:spacing w:after="0" w:line="240" w:lineRule="auto"/>
            <w:rPr>
              <w:rFonts w:ascii="Calibri" w:hAnsi="Calibri"/>
              <w:noProof/>
            </w:rPr>
          </w:pPr>
          <w:r w:rsidRPr="00A41180">
            <w:rPr>
              <w:rFonts w:ascii="Calibri" w:hAnsi="Calibri" w:cs="Times New Roman"/>
              <w:b/>
              <w:bCs/>
              <w:noProof/>
              <w:szCs w:val="24"/>
            </w:rPr>
            <w:t>Waud M, Busschaert P, Ruyters S, Jacquemyn H, Lievens B</w:t>
          </w:r>
          <w:r w:rsidRPr="00A41180">
            <w:rPr>
              <w:rFonts w:ascii="Calibri" w:hAnsi="Calibri" w:cs="Times New Roman"/>
              <w:noProof/>
              <w:szCs w:val="24"/>
            </w:rPr>
            <w:t xml:space="preserve">. </w:t>
          </w:r>
          <w:r w:rsidRPr="00A41180">
            <w:rPr>
              <w:rFonts w:ascii="Calibri" w:hAnsi="Calibri" w:cs="Times New Roman"/>
              <w:b/>
              <w:bCs/>
              <w:noProof/>
              <w:szCs w:val="24"/>
            </w:rPr>
            <w:t>2014</w:t>
          </w:r>
          <w:r w:rsidRPr="00A41180">
            <w:rPr>
              <w:rFonts w:ascii="Calibri" w:hAnsi="Calibri" w:cs="Times New Roman"/>
              <w:noProof/>
              <w:szCs w:val="24"/>
            </w:rPr>
            <w:t xml:space="preserve">. Impact of primer choice on characterization of orchid mycorrhizal communities using 454 pyrosequencing. </w:t>
          </w:r>
          <w:r w:rsidRPr="00A41180">
            <w:rPr>
              <w:rFonts w:ascii="Calibri" w:hAnsi="Calibri" w:cs="Times New Roman"/>
              <w:i/>
              <w:iCs/>
              <w:noProof/>
              <w:szCs w:val="24"/>
            </w:rPr>
            <w:t>Molecular Ecology Resources</w:t>
          </w:r>
          <w:r w:rsidRPr="00A41180">
            <w:rPr>
              <w:rFonts w:ascii="Calibri" w:hAnsi="Calibri" w:cs="Times New Roman"/>
              <w:noProof/>
              <w:szCs w:val="24"/>
            </w:rPr>
            <w:t xml:space="preserve"> </w:t>
          </w:r>
          <w:r w:rsidRPr="00A41180">
            <w:rPr>
              <w:rFonts w:ascii="Calibri" w:hAnsi="Calibri" w:cs="Times New Roman"/>
              <w:b/>
              <w:bCs/>
              <w:noProof/>
              <w:szCs w:val="24"/>
            </w:rPr>
            <w:t>14</w:t>
          </w:r>
          <w:r w:rsidRPr="00A41180">
            <w:rPr>
              <w:rFonts w:ascii="Calibri" w:hAnsi="Calibri" w:cs="Times New Roman"/>
              <w:noProof/>
              <w:szCs w:val="24"/>
            </w:rPr>
            <w:t>: 679–699.</w:t>
          </w:r>
        </w:p>
        <w:p w14:paraId="4364DFA3" w14:textId="3C4B9F37" w:rsidR="000D3440" w:rsidRPr="00AA6EB7" w:rsidRDefault="00C433A2" w:rsidP="00AA6EB7">
          <w:pPr>
            <w:spacing w:after="0" w:line="240" w:lineRule="auto"/>
            <w:rPr>
              <w:lang w:val="en-US"/>
            </w:rPr>
          </w:pPr>
          <w:r>
            <w:fldChar w:fldCharType="end"/>
          </w:r>
        </w:p>
      </w:sdtContent>
    </w:sdt>
    <w:p w14:paraId="35142FB0" w14:textId="2FAB7015" w:rsidR="006178B5" w:rsidRPr="00AA6EB7" w:rsidRDefault="006178B5" w:rsidP="00AA6EB7">
      <w:pPr>
        <w:spacing w:after="0" w:line="240" w:lineRule="auto"/>
        <w:rPr>
          <w:rFonts w:eastAsia="Times New Roman" w:cs="Times New Roman"/>
          <w:b/>
          <w:lang w:val="en-US" w:eastAsia="nl-BE"/>
        </w:rPr>
      </w:pPr>
    </w:p>
    <w:sectPr w:rsidR="006178B5" w:rsidRPr="00AA6EB7" w:rsidSect="00C37FFE">
      <w:pgSz w:w="11906" w:h="16838"/>
      <w:pgMar w:top="1701" w:right="1418" w:bottom="1701" w:left="170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ans Jacquemyn" w:date="2018-11-28T14:01:00Z" w:initials="HJ">
    <w:p w14:paraId="7A674353" w14:textId="237BDA7A" w:rsidR="00BF6157" w:rsidRPr="00C1467C" w:rsidRDefault="00BF6157">
      <w:pPr>
        <w:pStyle w:val="Textocomentario"/>
        <w:rPr>
          <w:lang w:val="en-US"/>
        </w:rPr>
      </w:pPr>
      <w:r>
        <w:rPr>
          <w:rStyle w:val="Refdecomentario"/>
        </w:rPr>
        <w:annotationRef/>
      </w:r>
      <w:r w:rsidRPr="00C1467C">
        <w:rPr>
          <w:lang w:val="en-US"/>
        </w:rPr>
        <w:t xml:space="preserve">This is not yet fully clear. </w:t>
      </w:r>
      <w:r>
        <w:rPr>
          <w:lang w:val="en-US"/>
        </w:rPr>
        <w:t>I assume you mean different types of partners, e.g. fungus, pollinator, dispersal agent.</w:t>
      </w:r>
    </w:p>
  </w:comment>
  <w:comment w:id="32" w:author="Hans Jacquemyn" w:date="2018-11-28T14:10:00Z" w:initials="HJ">
    <w:p w14:paraId="7136E192" w14:textId="17ADD565" w:rsidR="00BF6157" w:rsidRPr="00BB0599" w:rsidRDefault="00BF6157">
      <w:pPr>
        <w:pStyle w:val="Textocomentario"/>
        <w:rPr>
          <w:lang w:val="en-US"/>
        </w:rPr>
      </w:pPr>
      <w:r>
        <w:rPr>
          <w:rStyle w:val="Refdecomentario"/>
        </w:rPr>
        <w:annotationRef/>
      </w:r>
      <w:r w:rsidRPr="00BB0599">
        <w:rPr>
          <w:lang w:val="en-US"/>
        </w:rPr>
        <w:t>Please specify!</w:t>
      </w:r>
    </w:p>
  </w:comment>
  <w:comment w:id="37" w:author="Hans Jacquemyn" w:date="2018-11-28T15:46:00Z" w:initials="HJ">
    <w:p w14:paraId="14454D22" w14:textId="0DC35005" w:rsidR="00BF6157" w:rsidRPr="00720C05" w:rsidRDefault="00BF6157">
      <w:pPr>
        <w:pStyle w:val="Textocomentario"/>
        <w:rPr>
          <w:lang w:val="en-US"/>
        </w:rPr>
      </w:pPr>
      <w:r>
        <w:rPr>
          <w:rStyle w:val="Refdecomentario"/>
        </w:rPr>
        <w:annotationRef/>
      </w:r>
      <w:r w:rsidRPr="00720C05">
        <w:rPr>
          <w:lang w:val="en-US"/>
        </w:rPr>
        <w:t>I would be inclied to put this here.</w:t>
      </w:r>
    </w:p>
  </w:comment>
  <w:comment w:id="41" w:author="agustina ventre" w:date="2018-11-29T12:40:00Z" w:initials="av">
    <w:p w14:paraId="09267391" w14:textId="648DC2B0" w:rsidR="00BF6157" w:rsidRDefault="00BF6157">
      <w:pPr>
        <w:pStyle w:val="Textocomentario"/>
      </w:pPr>
      <w:r>
        <w:rPr>
          <w:rStyle w:val="Refdecomentario"/>
        </w:rPr>
        <w:annotationRef/>
      </w:r>
      <w:r>
        <w:t>dont forget</w:t>
      </w:r>
    </w:p>
  </w:comment>
  <w:comment w:id="46" w:author="Hans Jacquemyn" w:date="2018-11-28T15:42:00Z" w:initials="HJ">
    <w:p w14:paraId="0EFB69E8" w14:textId="49F9BF3A" w:rsidR="00BF6157" w:rsidRPr="00720C05" w:rsidRDefault="00BF6157">
      <w:pPr>
        <w:pStyle w:val="Textocomentario"/>
        <w:rPr>
          <w:lang w:val="en-US"/>
        </w:rPr>
      </w:pPr>
      <w:r>
        <w:rPr>
          <w:rStyle w:val="Refdecomentario"/>
        </w:rPr>
        <w:annotationRef/>
      </w:r>
      <w:r w:rsidRPr="00720C05">
        <w:rPr>
          <w:lang w:val="en-US"/>
        </w:rPr>
        <w:t xml:space="preserve">Please present your research in clearly defined tasks. </w:t>
      </w:r>
      <w:r>
        <w:rPr>
          <w:lang w:val="en-US"/>
        </w:rPr>
        <w:t xml:space="preserve">These tasks can be highlighted in the Gannt chart. </w:t>
      </w:r>
    </w:p>
  </w:comment>
  <w:comment w:id="75" w:author="Hans Jacquemyn" w:date="2018-11-28T14:57:00Z" w:initials="HJ">
    <w:p w14:paraId="644CDF83" w14:textId="2B98C827" w:rsidR="00BF6157" w:rsidRPr="00BB0599" w:rsidRDefault="00BF6157">
      <w:pPr>
        <w:pStyle w:val="Textocomentario"/>
        <w:rPr>
          <w:lang w:val="en-US"/>
        </w:rPr>
      </w:pPr>
      <w:r>
        <w:rPr>
          <w:rStyle w:val="Refdecomentario"/>
        </w:rPr>
        <w:annotationRef/>
      </w:r>
      <w:r w:rsidRPr="00BB0599">
        <w:rPr>
          <w:lang w:val="en-US"/>
        </w:rPr>
        <w:t xml:space="preserve">Why? </w:t>
      </w:r>
      <w:r>
        <w:rPr>
          <w:lang w:val="en-US"/>
        </w:rPr>
        <w:t xml:space="preserve">If competition is high, I would expect the opposite. Each orchid specializing on its own partner ( a bit similar to the Mediterranean systems). </w:t>
      </w:r>
    </w:p>
  </w:comment>
  <w:comment w:id="76" w:author="Hans Jacquemyn" w:date="2018-11-28T14:59:00Z" w:initials="HJ">
    <w:p w14:paraId="1F7D5B98" w14:textId="0BE65314" w:rsidR="00BF6157" w:rsidRPr="00BB0599" w:rsidRDefault="00BF6157">
      <w:pPr>
        <w:pStyle w:val="Textocomentario"/>
        <w:rPr>
          <w:lang w:val="en-US"/>
        </w:rPr>
      </w:pPr>
      <w:r>
        <w:rPr>
          <w:rStyle w:val="Refdecomentario"/>
        </w:rPr>
        <w:annotationRef/>
      </w:r>
      <w:r w:rsidRPr="00BB0599">
        <w:rPr>
          <w:lang w:val="en-US"/>
        </w:rPr>
        <w:t xml:space="preserve">Here I would expect the opposite. </w:t>
      </w:r>
      <w:r>
        <w:rPr>
          <w:lang w:val="en-US"/>
        </w:rPr>
        <w:t xml:space="preserve">If the conditions are harsh, associating with many fungi may be advantageous and increase the probability of successful establishment.  </w:t>
      </w:r>
    </w:p>
  </w:comment>
  <w:comment w:id="117" w:author="Hans Jacquemyn" w:date="2018-11-28T15:59:00Z" w:initials="HJ">
    <w:p w14:paraId="434989CF" w14:textId="78A38479" w:rsidR="00BF6157" w:rsidRPr="00A1602C" w:rsidRDefault="00BF6157">
      <w:pPr>
        <w:pStyle w:val="Textocomentario"/>
        <w:rPr>
          <w:lang w:val="en-US"/>
        </w:rPr>
      </w:pPr>
      <w:r>
        <w:rPr>
          <w:rStyle w:val="Refdecomentario"/>
        </w:rPr>
        <w:annotationRef/>
      </w:r>
      <w:r w:rsidRPr="00A1602C">
        <w:rPr>
          <w:lang w:val="en-US"/>
        </w:rPr>
        <w:t xml:space="preserve">More information is needed here.  </w:t>
      </w:r>
    </w:p>
  </w:comment>
  <w:comment w:id="157" w:author="Hans Jacquemyn" w:date="2018-11-28T15:59:00Z" w:initials="HJ">
    <w:p w14:paraId="47BAF8E2" w14:textId="77777777" w:rsidR="00403F16" w:rsidRPr="00A1602C" w:rsidRDefault="00403F16" w:rsidP="00403F16">
      <w:pPr>
        <w:pStyle w:val="Textocomentario"/>
        <w:rPr>
          <w:lang w:val="en-US"/>
        </w:rPr>
      </w:pPr>
      <w:r>
        <w:rPr>
          <w:rStyle w:val="Refdecomentario"/>
        </w:rPr>
        <w:annotationRef/>
      </w:r>
      <w:r w:rsidRPr="00A1602C">
        <w:rPr>
          <w:lang w:val="en-US"/>
        </w:rPr>
        <w:t xml:space="preserve">More information is needed here.  </w:t>
      </w:r>
    </w:p>
  </w:comment>
  <w:comment w:id="158" w:author="agustina ventre" w:date="2018-11-28T11:54:00Z" w:initials="av">
    <w:p w14:paraId="5AABC816" w14:textId="2C35BB95" w:rsidR="00BF6157" w:rsidRPr="00C1467C" w:rsidRDefault="00BF6157">
      <w:pPr>
        <w:pStyle w:val="Textocomentario"/>
        <w:rPr>
          <w:lang w:val="en-US"/>
        </w:rPr>
      </w:pPr>
      <w:r>
        <w:rPr>
          <w:rStyle w:val="Refdecomentario"/>
        </w:rPr>
        <w:annotationRef/>
      </w:r>
      <w:r w:rsidRPr="00C1467C">
        <w:rPr>
          <w:lang w:val="en-US"/>
        </w:rPr>
        <w:t>I need to fix this.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674353" w15:done="0"/>
  <w15:commentEx w15:paraId="7136E192" w15:done="0"/>
  <w15:commentEx w15:paraId="14454D22" w15:done="0"/>
  <w15:commentEx w15:paraId="09267391" w15:done="0"/>
  <w15:commentEx w15:paraId="0EFB69E8" w15:done="0"/>
  <w15:commentEx w15:paraId="644CDF83" w15:done="0"/>
  <w15:commentEx w15:paraId="1F7D5B98" w15:done="0"/>
  <w15:commentEx w15:paraId="434989CF" w15:done="0"/>
  <w15:commentEx w15:paraId="47BAF8E2" w15:done="0"/>
  <w15:commentEx w15:paraId="5AABC81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BD5EFF" w14:textId="77777777" w:rsidR="00E91798" w:rsidRDefault="00E91798" w:rsidP="003E77C2">
      <w:pPr>
        <w:spacing w:after="0" w:line="240" w:lineRule="auto"/>
      </w:pPr>
      <w:r>
        <w:separator/>
      </w:r>
    </w:p>
  </w:endnote>
  <w:endnote w:type="continuationSeparator" w:id="0">
    <w:p w14:paraId="301B4F46" w14:textId="77777777" w:rsidR="00E91798" w:rsidRDefault="00E91798" w:rsidP="003E77C2">
      <w:pPr>
        <w:spacing w:after="0" w:line="240" w:lineRule="auto"/>
      </w:pPr>
      <w:r>
        <w:continuationSeparator/>
      </w:r>
    </w:p>
  </w:endnote>
  <w:endnote w:id="1">
    <w:p w14:paraId="7DE97625" w14:textId="77777777" w:rsidR="00BF6157" w:rsidRPr="00AA6EB7" w:rsidRDefault="00BF6157" w:rsidP="00DF51C6">
      <w:pPr>
        <w:pStyle w:val="Textonotaalfinal"/>
        <w:spacing w:after="0" w:line="240" w:lineRule="auto"/>
        <w:jc w:val="both"/>
        <w:rPr>
          <w:rFonts w:asciiTheme="minorHAnsi" w:hAnsiTheme="minorHAnsi"/>
          <w:sz w:val="16"/>
          <w:szCs w:val="16"/>
          <w:lang w:val="en-GB"/>
        </w:rPr>
      </w:pPr>
      <w:r w:rsidRPr="00AA6EB7">
        <w:rPr>
          <w:rStyle w:val="Refdenotaalfinal"/>
          <w:rFonts w:asciiTheme="minorHAnsi" w:hAnsiTheme="minorHAnsi"/>
          <w:sz w:val="16"/>
          <w:szCs w:val="16"/>
        </w:rPr>
        <w:endnoteRef/>
      </w:r>
      <w:r w:rsidRPr="00AA6EB7">
        <w:rPr>
          <w:rFonts w:asciiTheme="minorHAnsi" w:hAnsiTheme="minorHAnsi"/>
          <w:sz w:val="16"/>
          <w:szCs w:val="16"/>
        </w:rPr>
        <w:t xml:space="preserve"> </w:t>
      </w:r>
      <w:r w:rsidRPr="00AA6EB7">
        <w:rPr>
          <w:rFonts w:asciiTheme="minorHAnsi" w:hAnsiTheme="minorHAnsi"/>
          <w:b/>
          <w:sz w:val="16"/>
          <w:szCs w:val="16"/>
        </w:rPr>
        <w:t>Shao S-C, Burgess KS, Curse-Sanders JM, Liu Q, Fan X-L, Gao J-Y. 2017.</w:t>
      </w:r>
      <w:r w:rsidRPr="00AA6EB7">
        <w:rPr>
          <w:rFonts w:asciiTheme="minorHAnsi" w:hAnsiTheme="minorHAnsi"/>
          <w:sz w:val="16"/>
          <w:szCs w:val="16"/>
        </w:rPr>
        <w:t xml:space="preserve"> Using </w:t>
      </w:r>
      <w:r w:rsidRPr="00AA6EB7">
        <w:rPr>
          <w:rFonts w:asciiTheme="minorHAnsi" w:hAnsiTheme="minorHAnsi"/>
          <w:i/>
          <w:sz w:val="16"/>
          <w:szCs w:val="16"/>
        </w:rPr>
        <w:t xml:space="preserve">in-situ </w:t>
      </w:r>
      <w:r w:rsidRPr="00AA6EB7">
        <w:rPr>
          <w:rFonts w:asciiTheme="minorHAnsi" w:hAnsiTheme="minorHAnsi"/>
          <w:sz w:val="16"/>
          <w:szCs w:val="16"/>
        </w:rPr>
        <w:t xml:space="preserve">symbiotic seed germination to restore over-collected medicinal orchids in Southwest China. </w:t>
      </w:r>
      <w:r w:rsidRPr="00AA6EB7">
        <w:rPr>
          <w:rFonts w:asciiTheme="minorHAnsi" w:hAnsiTheme="minorHAnsi"/>
          <w:i/>
          <w:sz w:val="16"/>
          <w:szCs w:val="16"/>
        </w:rPr>
        <w:t>Frontiers in Plant Science</w:t>
      </w:r>
      <w:r w:rsidRPr="00AA6EB7">
        <w:rPr>
          <w:rFonts w:asciiTheme="minorHAnsi" w:hAnsiTheme="minorHAnsi"/>
          <w:sz w:val="16"/>
          <w:szCs w:val="16"/>
        </w:rPr>
        <w:t xml:space="preserve"> 8, 888.</w:t>
      </w:r>
    </w:p>
  </w:endnote>
  <w:endnote w:id="2">
    <w:p w14:paraId="006669CC" w14:textId="77777777" w:rsidR="00BF6157" w:rsidRPr="00AA6EB7" w:rsidRDefault="00BF6157" w:rsidP="00DF51C6">
      <w:pPr>
        <w:pStyle w:val="Ttulo2"/>
        <w:shd w:val="clear" w:color="auto" w:fill="FFFFFF"/>
        <w:spacing w:before="0" w:line="240" w:lineRule="auto"/>
        <w:jc w:val="both"/>
        <w:rPr>
          <w:rFonts w:asciiTheme="minorHAnsi" w:hAnsiTheme="minorHAnsi"/>
          <w:b/>
          <w:color w:val="auto"/>
          <w:sz w:val="16"/>
          <w:szCs w:val="16"/>
          <w:lang w:val="es-ES"/>
        </w:rPr>
      </w:pPr>
      <w:r w:rsidRPr="00AA6EB7">
        <w:rPr>
          <w:rStyle w:val="Refdenotaalfinal"/>
          <w:rFonts w:asciiTheme="minorHAnsi" w:hAnsiTheme="minorHAnsi"/>
          <w:color w:val="auto"/>
          <w:sz w:val="16"/>
          <w:szCs w:val="16"/>
        </w:rPr>
        <w:endnoteRef/>
      </w:r>
      <w:r w:rsidRPr="00C1467C">
        <w:rPr>
          <w:rFonts w:asciiTheme="minorHAnsi" w:hAnsiTheme="minorHAnsi"/>
          <w:color w:val="auto"/>
          <w:sz w:val="16"/>
          <w:szCs w:val="16"/>
          <w:lang w:val="en-US"/>
          <w:rPrChange w:id="149" w:author="Hans Jacquemyn" w:date="2018-11-28T13:51:00Z">
            <w:rPr>
              <w:rFonts w:asciiTheme="minorHAnsi" w:hAnsiTheme="minorHAnsi"/>
              <w:color w:val="auto"/>
              <w:sz w:val="16"/>
              <w:szCs w:val="16"/>
            </w:rPr>
          </w:rPrChange>
        </w:rPr>
        <w:t xml:space="preserve"> </w:t>
      </w:r>
      <w:r w:rsidRPr="00C1467C">
        <w:rPr>
          <w:rFonts w:asciiTheme="minorHAnsi" w:hAnsiTheme="minorHAnsi"/>
          <w:noProof/>
          <w:color w:val="auto"/>
          <w:sz w:val="16"/>
          <w:szCs w:val="16"/>
          <w:lang w:val="en-US"/>
          <w:rPrChange w:id="150" w:author="Hans Jacquemyn" w:date="2018-11-28T13:51:00Z">
            <w:rPr>
              <w:rFonts w:asciiTheme="minorHAnsi" w:hAnsiTheme="minorHAnsi"/>
              <w:noProof/>
              <w:color w:val="auto"/>
              <w:sz w:val="16"/>
              <w:szCs w:val="16"/>
            </w:rPr>
          </w:rPrChange>
        </w:rPr>
        <w:t xml:space="preserve">Cardoso P, Rigal F, Carvalho JC. 2015. </w:t>
      </w:r>
      <w:r w:rsidRPr="00C1467C">
        <w:rPr>
          <w:rFonts w:asciiTheme="minorHAnsi" w:hAnsiTheme="minorHAnsi"/>
          <w:color w:val="auto"/>
          <w:sz w:val="16"/>
          <w:szCs w:val="16"/>
          <w:lang w:val="en-US"/>
          <w:rPrChange w:id="151" w:author="Hans Jacquemyn" w:date="2018-11-28T13:51:00Z">
            <w:rPr>
              <w:rFonts w:asciiTheme="minorHAnsi" w:hAnsiTheme="minorHAnsi"/>
              <w:color w:val="auto"/>
              <w:sz w:val="16"/>
              <w:szCs w:val="16"/>
            </w:rPr>
          </w:rPrChange>
        </w:rPr>
        <w:t xml:space="preserve">BAT – Biodiversity Assessment Tools, an R package for the measurement and estimation of alpha and beta taxon, phylogenetic and functional diversity. </w:t>
      </w:r>
      <w:r w:rsidRPr="00AA6EB7">
        <w:rPr>
          <w:rFonts w:asciiTheme="minorHAnsi" w:hAnsiTheme="minorHAnsi"/>
          <w:i/>
          <w:noProof/>
          <w:color w:val="auto"/>
          <w:sz w:val="16"/>
          <w:szCs w:val="16"/>
          <w:lang w:val="es-ES"/>
        </w:rPr>
        <w:t>Methods in Ecology and Evolution</w:t>
      </w:r>
      <w:r w:rsidRPr="00AA6EB7">
        <w:rPr>
          <w:rFonts w:asciiTheme="minorHAnsi" w:hAnsiTheme="minorHAnsi"/>
          <w:noProof/>
          <w:color w:val="auto"/>
          <w:sz w:val="16"/>
          <w:szCs w:val="16"/>
          <w:lang w:val="es-ES"/>
        </w:rPr>
        <w:t xml:space="preserve"> </w:t>
      </w:r>
      <w:r w:rsidRPr="00AA6EB7">
        <w:rPr>
          <w:rFonts w:asciiTheme="minorHAnsi" w:hAnsiTheme="minorHAnsi"/>
          <w:color w:val="auto"/>
          <w:sz w:val="16"/>
          <w:szCs w:val="16"/>
          <w:lang w:val="es-ES"/>
        </w:rPr>
        <w:t>6, 232–236.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AdvGARB">
    <w:panose1 w:val="00000000000000000000"/>
    <w:charset w:val="00"/>
    <w:family w:val="roman"/>
    <w:notTrueType/>
    <w:pitch w:val="default"/>
    <w:sig w:usb0="00000003" w:usb1="00000000" w:usb2="00000000" w:usb3="00000000" w:csb0="00000001" w:csb1="00000000"/>
  </w:font>
  <w:font w:name="AdvBMa1">
    <w:panose1 w:val="00000000000000000000"/>
    <w:charset w:val="00"/>
    <w:family w:val="auto"/>
    <w:notTrueType/>
    <w:pitch w:val="default"/>
    <w:sig w:usb0="00000003" w:usb1="00000000" w:usb2="00000000" w:usb3="00000000" w:csb0="00000001" w:csb1="00000000"/>
  </w:font>
  <w:font w:name="Frutiger-Bold">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AdvTT4e89fb21">
    <w:panose1 w:val="00000000000000000000"/>
    <w:charset w:val="00"/>
    <w:family w:val="roman"/>
    <w:notTrueType/>
    <w:pitch w:val="default"/>
    <w:sig w:usb0="00000003" w:usb1="00000000" w:usb2="00000000" w:usb3="00000000" w:csb0="00000001" w:csb1="00000000"/>
  </w:font>
  <w:font w:name="AdvTTcb1ba73f.I">
    <w:panose1 w:val="00000000000000000000"/>
    <w:charset w:val="00"/>
    <w:family w:val="roman"/>
    <w:notTrueType/>
    <w:pitch w:val="default"/>
    <w:sig w:usb0="00000003" w:usb1="00000000" w:usb2="00000000" w:usb3="00000000" w:csb0="00000001" w:csb1="00000000"/>
  </w:font>
  <w:font w:name="AdvP41153C">
    <w:panose1 w:val="00000000000000000000"/>
    <w:charset w:val="00"/>
    <w:family w:val="roman"/>
    <w:notTrueType/>
    <w:pitch w:val="default"/>
    <w:sig w:usb0="00000003" w:usb1="00000000" w:usb2="00000000" w:usb3="00000000" w:csb0="00000001" w:csb1="00000000"/>
  </w:font>
  <w:font w:name="NewCenturySchlbk-Bold">
    <w:panose1 w:val="00000000000000000000"/>
    <w:charset w:val="00"/>
    <w:family w:val="roman"/>
    <w:notTrueType/>
    <w:pitch w:val="default"/>
    <w:sig w:usb0="00000003" w:usb1="00000000" w:usb2="00000000" w:usb3="00000000" w:csb0="00000001" w:csb1="00000000"/>
  </w:font>
  <w:font w:name="NewCenturySchlbk-Roman">
    <w:panose1 w:val="00000000000000000000"/>
    <w:charset w:val="00"/>
    <w:family w:val="roman"/>
    <w:notTrueType/>
    <w:pitch w:val="default"/>
    <w:sig w:usb0="00000003" w:usb1="00000000" w:usb2="00000000" w:usb3="00000000" w:csb0="00000001" w:csb1="00000000"/>
  </w:font>
  <w:font w:name="AdvOT61c24f70.I">
    <w:panose1 w:val="00000000000000000000"/>
    <w:charset w:val="00"/>
    <w:family w:val="swiss"/>
    <w:notTrueType/>
    <w:pitch w:val="default"/>
    <w:sig w:usb0="00000003" w:usb1="00000000" w:usb2="00000000" w:usb3="00000000" w:csb0="00000001" w:csb1="00000000"/>
  </w:font>
  <w:font w:name="AdvOTdcc99f76.B">
    <w:panose1 w:val="00000000000000000000"/>
    <w:charset w:val="00"/>
    <w:family w:val="swiss"/>
    <w:notTrueType/>
    <w:pitch w:val="default"/>
    <w:sig w:usb0="00000003" w:usb1="00000000" w:usb2="00000000" w:usb3="00000000" w:csb0="00000001" w:csb1="00000000"/>
  </w:font>
  <w:font w:name="AdvOTbfec020b">
    <w:panose1 w:val="00000000000000000000"/>
    <w:charset w:val="00"/>
    <w:family w:val="swiss"/>
    <w:notTrueType/>
    <w:pitch w:val="default"/>
    <w:sig w:usb0="00000003" w:usb1="00000000" w:usb2="00000000" w:usb3="00000000" w:csb0="00000001" w:csb1="00000000"/>
  </w:font>
  <w:font w:name="AdvGARAD-I">
    <w:panose1 w:val="00000000000000000000"/>
    <w:charset w:val="00"/>
    <w:family w:val="roman"/>
    <w:notTrueType/>
    <w:pitch w:val="default"/>
    <w:sig w:usb0="00000003" w:usb1="00000000" w:usb2="00000000" w:usb3="00000000" w:csb0="00000001" w:csb1="00000000"/>
  </w:font>
  <w:font w:name="AdvGARAD-SB">
    <w:panose1 w:val="00000000000000000000"/>
    <w:charset w:val="00"/>
    <w:family w:val="swiss"/>
    <w:notTrueType/>
    <w:pitch w:val="default"/>
    <w:sig w:usb0="00000003" w:usb1="00000000" w:usb2="00000000" w:usb3="00000000" w:csb0="00000001" w:csb1="00000000"/>
  </w:font>
  <w:font w:name="AdvGARAD-R">
    <w:panose1 w:val="00000000000000000000"/>
    <w:charset w:val="00"/>
    <w:family w:val="roman"/>
    <w:notTrueType/>
    <w:pitch w:val="default"/>
    <w:sig w:usb0="00000003" w:usb1="00000000" w:usb2="00000000" w:usb3="00000000" w:csb0="00000001" w:csb1="00000000"/>
  </w:font>
  <w:font w:name="AdvTT3713a231+20">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AAB2D7" w14:textId="77777777" w:rsidR="00E91798" w:rsidRDefault="00E91798" w:rsidP="003E77C2">
      <w:pPr>
        <w:spacing w:after="0" w:line="240" w:lineRule="auto"/>
      </w:pPr>
      <w:r>
        <w:separator/>
      </w:r>
    </w:p>
  </w:footnote>
  <w:footnote w:type="continuationSeparator" w:id="0">
    <w:p w14:paraId="542D141B" w14:textId="77777777" w:rsidR="00E91798" w:rsidRDefault="00E91798" w:rsidP="003E77C2">
      <w:pPr>
        <w:spacing w:after="0" w:line="240" w:lineRule="auto"/>
      </w:pPr>
      <w:r>
        <w:continuationSeparator/>
      </w:r>
    </w:p>
  </w:footnote>
  <w:footnote w:id="1">
    <w:p w14:paraId="758976E6" w14:textId="77777777" w:rsidR="00BF6157" w:rsidRPr="003E429B" w:rsidRDefault="00BF6157" w:rsidP="00DF51C6">
      <w:pPr>
        <w:pStyle w:val="Textonotapie"/>
        <w:spacing w:line="240" w:lineRule="auto"/>
        <w:rPr>
          <w:ins w:id="50" w:author="agustina ventre" w:date="2018-11-28T09:47:00Z"/>
          <w:rFonts w:ascii="Arial Narrow" w:hAnsi="Arial Narrow"/>
          <w:sz w:val="16"/>
          <w:szCs w:val="16"/>
        </w:rPr>
      </w:pPr>
      <w:ins w:id="51" w:author="agustina ventre" w:date="2018-11-28T09:47:00Z">
        <w:r w:rsidRPr="003E429B">
          <w:rPr>
            <w:rStyle w:val="Refdenotaalpie"/>
            <w:rFonts w:ascii="Arial Narrow" w:hAnsi="Arial Narrow"/>
            <w:sz w:val="16"/>
            <w:szCs w:val="16"/>
          </w:rPr>
          <w:footnoteRef/>
        </w:r>
        <w:r w:rsidRPr="003E429B">
          <w:rPr>
            <w:rFonts w:ascii="Arial Narrow" w:hAnsi="Arial Narrow"/>
            <w:sz w:val="16"/>
            <w:szCs w:val="16"/>
          </w:rPr>
          <w:t xml:space="preserve"> Bascompte 2010. Science 329: </w:t>
        </w:r>
        <w:r w:rsidRPr="003E429B">
          <w:rPr>
            <w:rFonts w:ascii="Arial Narrow" w:hAnsi="Arial Narrow"/>
            <w:sz w:val="16"/>
            <w:szCs w:val="16"/>
            <w:shd w:val="clear" w:color="auto" w:fill="FFFFFF"/>
          </w:rPr>
          <w:t>765-766</w:t>
        </w:r>
      </w:ins>
    </w:p>
  </w:footnote>
  <w:footnote w:id="2">
    <w:p w14:paraId="2366B5D4" w14:textId="77777777" w:rsidR="00BF6157" w:rsidRPr="008543B3" w:rsidRDefault="00BF6157" w:rsidP="00DF51C6">
      <w:pPr>
        <w:pStyle w:val="Textonotapie"/>
        <w:spacing w:line="240" w:lineRule="auto"/>
        <w:rPr>
          <w:ins w:id="53" w:author="agustina ventre" w:date="2018-11-28T09:47:00Z"/>
          <w:rFonts w:ascii="Arial Narrow" w:hAnsi="Arial Narrow"/>
          <w:sz w:val="16"/>
          <w:szCs w:val="16"/>
          <w:lang w:val="es-ES"/>
        </w:rPr>
      </w:pPr>
      <w:ins w:id="54" w:author="agustina ventre" w:date="2018-11-28T09:47:00Z">
        <w:r w:rsidRPr="003E429B">
          <w:rPr>
            <w:rStyle w:val="Refdenotaalpie"/>
            <w:rFonts w:ascii="Arial Narrow" w:hAnsi="Arial Narrow"/>
            <w:sz w:val="16"/>
            <w:szCs w:val="16"/>
          </w:rPr>
          <w:footnoteRef/>
        </w:r>
        <w:r w:rsidRPr="008543B3">
          <w:rPr>
            <w:rFonts w:ascii="Arial Narrow" w:hAnsi="Arial Narrow"/>
            <w:sz w:val="16"/>
            <w:szCs w:val="16"/>
          </w:rPr>
          <w:t xml:space="preserve"> Newman 2018. </w:t>
        </w:r>
        <w:r w:rsidRPr="003E429B">
          <w:rPr>
            <w:rFonts w:ascii="Arial Narrow" w:hAnsi="Arial Narrow"/>
            <w:sz w:val="16"/>
            <w:szCs w:val="16"/>
          </w:rPr>
          <w:t>Networks 2</w:t>
        </w:r>
        <w:r w:rsidRPr="003E429B">
          <w:rPr>
            <w:rFonts w:ascii="Arial Narrow" w:hAnsi="Arial Narrow"/>
            <w:sz w:val="16"/>
            <w:szCs w:val="16"/>
            <w:vertAlign w:val="superscript"/>
          </w:rPr>
          <w:t>nd</w:t>
        </w:r>
        <w:r w:rsidRPr="003E429B">
          <w:rPr>
            <w:rFonts w:ascii="Arial Narrow" w:hAnsi="Arial Narrow"/>
            <w:sz w:val="16"/>
            <w:szCs w:val="16"/>
          </w:rPr>
          <w:t xml:space="preserve"> Ed. Oxford University Press. </w:t>
        </w:r>
        <w:r w:rsidRPr="008543B3">
          <w:rPr>
            <w:rFonts w:ascii="Arial Narrow" w:hAnsi="Arial Narrow" w:cs="Arial"/>
            <w:sz w:val="16"/>
            <w:szCs w:val="16"/>
            <w:shd w:val="clear" w:color="auto" w:fill="FFFFFF"/>
            <w:lang w:val="es-ES"/>
          </w:rPr>
          <w:t>784 pp. Oxford.</w:t>
        </w:r>
      </w:ins>
    </w:p>
  </w:footnote>
  <w:footnote w:id="3">
    <w:p w14:paraId="365A42C9" w14:textId="77777777" w:rsidR="00BF6157" w:rsidRPr="003E429B" w:rsidRDefault="00BF6157" w:rsidP="00DF51C6">
      <w:pPr>
        <w:pStyle w:val="Textonotapie"/>
        <w:spacing w:line="240" w:lineRule="auto"/>
        <w:rPr>
          <w:ins w:id="57" w:author="agustina ventre" w:date="2018-11-28T09:47:00Z"/>
          <w:rFonts w:ascii="Arial Narrow" w:hAnsi="Arial Narrow"/>
          <w:sz w:val="16"/>
          <w:szCs w:val="16"/>
        </w:rPr>
      </w:pPr>
      <w:ins w:id="58" w:author="agustina ventre" w:date="2018-11-28T09:47:00Z">
        <w:r w:rsidRPr="003E429B">
          <w:rPr>
            <w:rStyle w:val="Refdenotaalpie"/>
            <w:rFonts w:ascii="Arial Narrow" w:hAnsi="Arial Narrow"/>
            <w:sz w:val="16"/>
            <w:szCs w:val="16"/>
          </w:rPr>
          <w:footnoteRef/>
        </w:r>
        <w:r w:rsidRPr="008543B3">
          <w:rPr>
            <w:rFonts w:ascii="Arial Narrow" w:hAnsi="Arial Narrow"/>
            <w:sz w:val="16"/>
            <w:szCs w:val="16"/>
            <w:lang w:val="es-ES"/>
          </w:rPr>
          <w:t xml:space="preserve"> De Bacco et al. 2017. </w:t>
        </w:r>
        <w:r w:rsidRPr="003E429B">
          <w:rPr>
            <w:rFonts w:ascii="Arial Narrow" w:hAnsi="Arial Narrow"/>
            <w:sz w:val="16"/>
            <w:szCs w:val="16"/>
          </w:rPr>
          <w:t xml:space="preserve">Phys. Rev. E. </w:t>
        </w:r>
        <w:r w:rsidRPr="001C3061">
          <w:rPr>
            <w:rFonts w:ascii="Arial Narrow" w:hAnsi="Arial Narrow" w:cs="Times-Bold"/>
            <w:bCs/>
            <w:sz w:val="16"/>
            <w:szCs w:val="16"/>
          </w:rPr>
          <w:t>95</w:t>
        </w:r>
        <w:r w:rsidRPr="001C3061">
          <w:rPr>
            <w:rFonts w:ascii="Arial Narrow" w:hAnsi="Arial Narrow" w:cs="Times-Roman"/>
            <w:sz w:val="16"/>
            <w:szCs w:val="16"/>
          </w:rPr>
          <w:t>: 042317</w:t>
        </w:r>
      </w:ins>
    </w:p>
  </w:footnote>
  <w:footnote w:id="4">
    <w:p w14:paraId="3FC0D869" w14:textId="77777777" w:rsidR="00BF6157" w:rsidRPr="003E429B" w:rsidRDefault="00BF6157" w:rsidP="00DF51C6">
      <w:pPr>
        <w:pStyle w:val="Textonotapie"/>
        <w:spacing w:line="240" w:lineRule="auto"/>
        <w:rPr>
          <w:ins w:id="59" w:author="agustina ventre" w:date="2018-11-28T09:47:00Z"/>
          <w:rFonts w:ascii="Arial Narrow" w:hAnsi="Arial Narrow"/>
          <w:sz w:val="16"/>
          <w:szCs w:val="16"/>
        </w:rPr>
      </w:pPr>
      <w:ins w:id="60" w:author="agustina ventre" w:date="2018-11-28T09:47:00Z">
        <w:r w:rsidRPr="003E429B">
          <w:rPr>
            <w:rStyle w:val="Refdenotaalpie"/>
            <w:rFonts w:ascii="Arial Narrow" w:hAnsi="Arial Narrow"/>
            <w:sz w:val="16"/>
            <w:szCs w:val="16"/>
          </w:rPr>
          <w:footnoteRef/>
        </w:r>
        <w:r w:rsidRPr="003E429B">
          <w:rPr>
            <w:rFonts w:ascii="Arial Narrow" w:hAnsi="Arial Narrow"/>
            <w:sz w:val="16"/>
            <w:szCs w:val="16"/>
          </w:rPr>
          <w:t xml:space="preserve"> Kivelä et al. 2014. Journal of Complex Networks </w:t>
        </w:r>
        <w:r w:rsidRPr="001C3061">
          <w:rPr>
            <w:rFonts w:ascii="Arial Narrow" w:hAnsi="Arial Narrow"/>
            <w:bCs/>
            <w:sz w:val="16"/>
            <w:szCs w:val="16"/>
          </w:rPr>
          <w:t>2</w:t>
        </w:r>
        <w:r w:rsidRPr="001C3061">
          <w:rPr>
            <w:rFonts w:ascii="Arial Narrow" w:hAnsi="Arial Narrow"/>
            <w:sz w:val="16"/>
            <w:szCs w:val="16"/>
          </w:rPr>
          <w:t>: 203–271</w:t>
        </w:r>
      </w:ins>
    </w:p>
  </w:footnote>
  <w:footnote w:id="5">
    <w:p w14:paraId="643B013E" w14:textId="77777777" w:rsidR="00BF6157" w:rsidRPr="003E429B" w:rsidRDefault="00BF6157" w:rsidP="00DF51C6">
      <w:pPr>
        <w:pStyle w:val="Textonotapie"/>
        <w:spacing w:line="240" w:lineRule="auto"/>
        <w:rPr>
          <w:ins w:id="61" w:author="agustina ventre" w:date="2018-11-28T09:47:00Z"/>
          <w:rFonts w:ascii="Arial Narrow" w:hAnsi="Arial Narrow"/>
          <w:sz w:val="16"/>
          <w:szCs w:val="16"/>
          <w:lang w:val="es-ES"/>
        </w:rPr>
      </w:pPr>
      <w:ins w:id="62" w:author="agustina ventre" w:date="2018-11-28T09:47:00Z">
        <w:r w:rsidRPr="003E429B">
          <w:rPr>
            <w:rStyle w:val="Refdenotaalpie"/>
            <w:rFonts w:ascii="Arial Narrow" w:hAnsi="Arial Narrow"/>
            <w:sz w:val="16"/>
            <w:szCs w:val="16"/>
          </w:rPr>
          <w:footnoteRef/>
        </w:r>
        <w:r w:rsidRPr="0028080C">
          <w:rPr>
            <w:rFonts w:ascii="Arial Narrow" w:hAnsi="Arial Narrow"/>
            <w:sz w:val="16"/>
            <w:szCs w:val="16"/>
          </w:rPr>
          <w:t xml:space="preserve"> Kéfi et al. 2016. </w:t>
        </w:r>
        <w:r w:rsidRPr="003E429B">
          <w:rPr>
            <w:rFonts w:ascii="Arial Narrow" w:hAnsi="Arial Narrow"/>
            <w:sz w:val="16"/>
            <w:szCs w:val="16"/>
            <w:lang w:val="es-ES"/>
          </w:rPr>
          <w:t xml:space="preserve">PLoS Biol. </w:t>
        </w:r>
        <w:r w:rsidRPr="003E429B">
          <w:rPr>
            <w:rFonts w:ascii="Arial Narrow" w:hAnsi="Arial Narrow" w:cs="Arial"/>
            <w:color w:val="333333"/>
            <w:sz w:val="16"/>
            <w:szCs w:val="16"/>
            <w:shd w:val="clear" w:color="auto" w:fill="FFFFFF"/>
            <w:lang w:val="es-ES"/>
          </w:rPr>
          <w:t>14: e1002527</w:t>
        </w:r>
      </w:ins>
    </w:p>
  </w:footnote>
  <w:footnote w:id="6">
    <w:p w14:paraId="46ABA434" w14:textId="77777777" w:rsidR="00BF6157" w:rsidRPr="003E429B" w:rsidRDefault="00BF6157" w:rsidP="00DF51C6">
      <w:pPr>
        <w:pStyle w:val="Textonotapie"/>
        <w:spacing w:line="240" w:lineRule="auto"/>
        <w:rPr>
          <w:ins w:id="63" w:author="agustina ventre" w:date="2018-11-28T09:47:00Z"/>
          <w:rFonts w:ascii="Arial Narrow" w:hAnsi="Arial Narrow"/>
          <w:sz w:val="16"/>
          <w:szCs w:val="16"/>
          <w:lang w:val="es-ES"/>
        </w:rPr>
      </w:pPr>
      <w:ins w:id="64" w:author="agustina ventre" w:date="2018-11-28T09:47:00Z">
        <w:r w:rsidRPr="003E429B">
          <w:rPr>
            <w:rStyle w:val="Refdenotaalpie"/>
            <w:rFonts w:ascii="Arial Narrow" w:hAnsi="Arial Narrow"/>
            <w:sz w:val="16"/>
            <w:szCs w:val="16"/>
          </w:rPr>
          <w:footnoteRef/>
        </w:r>
        <w:r w:rsidRPr="003E429B">
          <w:rPr>
            <w:rFonts w:ascii="Arial Narrow" w:hAnsi="Arial Narrow"/>
            <w:sz w:val="16"/>
            <w:szCs w:val="16"/>
            <w:lang w:val="es-ES"/>
          </w:rPr>
          <w:t xml:space="preserve"> Melián et al. 2009. Oikos </w:t>
        </w:r>
        <w:r w:rsidRPr="001C3061">
          <w:rPr>
            <w:rFonts w:ascii="Arial Narrow" w:hAnsi="Arial Narrow" w:cs="AdvGARB"/>
            <w:sz w:val="16"/>
            <w:szCs w:val="16"/>
            <w:lang w:val="es-ES"/>
          </w:rPr>
          <w:t>118: 122</w:t>
        </w:r>
        <w:r w:rsidRPr="001C3061">
          <w:rPr>
            <w:rFonts w:ascii="Arial Narrow" w:hAnsi="Arial Narrow" w:cs="AdvBMa1"/>
            <w:sz w:val="16"/>
            <w:szCs w:val="16"/>
            <w:lang w:val="es-ES"/>
          </w:rPr>
          <w:t>-</w:t>
        </w:r>
        <w:r w:rsidRPr="001C3061">
          <w:rPr>
            <w:rFonts w:ascii="Arial Narrow" w:hAnsi="Arial Narrow" w:cs="AdvGARB"/>
            <w:sz w:val="16"/>
            <w:szCs w:val="16"/>
            <w:lang w:val="es-ES"/>
          </w:rPr>
          <w:t>130</w:t>
        </w:r>
      </w:ins>
    </w:p>
  </w:footnote>
  <w:footnote w:id="7">
    <w:p w14:paraId="41C74252" w14:textId="77777777" w:rsidR="00BF6157" w:rsidRPr="003E429B" w:rsidRDefault="00BF6157" w:rsidP="00DF51C6">
      <w:pPr>
        <w:pStyle w:val="Textonotapie"/>
        <w:spacing w:line="240" w:lineRule="auto"/>
        <w:rPr>
          <w:ins w:id="65" w:author="agustina ventre" w:date="2018-11-28T09:47:00Z"/>
          <w:rFonts w:ascii="Arial Narrow" w:hAnsi="Arial Narrow"/>
          <w:sz w:val="16"/>
          <w:szCs w:val="16"/>
          <w:lang w:val="es-ES"/>
        </w:rPr>
      </w:pPr>
      <w:ins w:id="66" w:author="agustina ventre" w:date="2018-11-28T09:47:00Z">
        <w:r w:rsidRPr="003E429B">
          <w:rPr>
            <w:rStyle w:val="Refdenotaalpie"/>
            <w:rFonts w:ascii="Arial Narrow" w:hAnsi="Arial Narrow"/>
            <w:sz w:val="16"/>
            <w:szCs w:val="16"/>
          </w:rPr>
          <w:footnoteRef/>
        </w:r>
        <w:r w:rsidRPr="003E429B">
          <w:rPr>
            <w:rFonts w:ascii="Arial Narrow" w:hAnsi="Arial Narrow"/>
            <w:sz w:val="16"/>
            <w:szCs w:val="16"/>
            <w:lang w:val="es-ES"/>
          </w:rPr>
          <w:t xml:space="preserve"> </w:t>
        </w:r>
        <w:r w:rsidRPr="003E429B">
          <w:rPr>
            <w:rFonts w:ascii="Arial Narrow" w:hAnsi="Arial Narrow"/>
            <w:sz w:val="16"/>
            <w:szCs w:val="16"/>
            <w:lang w:val="es-ES" w:eastAsia="en-GB"/>
          </w:rPr>
          <w:t xml:space="preserve">Olesen et al. 2007. P. Natl. Acad. Sci. USA. 104: </w:t>
        </w:r>
        <w:r w:rsidRPr="003E429B">
          <w:rPr>
            <w:rFonts w:ascii="Arial Narrow" w:hAnsi="Arial Narrow" w:cs="Frutiger-Bold"/>
            <w:bCs/>
            <w:sz w:val="16"/>
            <w:szCs w:val="16"/>
            <w:lang w:val="es-ES"/>
          </w:rPr>
          <w:t>19891–19896</w:t>
        </w:r>
      </w:ins>
    </w:p>
  </w:footnote>
  <w:footnote w:id="8">
    <w:p w14:paraId="14481F0E" w14:textId="77777777" w:rsidR="00BF6157" w:rsidRPr="003E429B" w:rsidRDefault="00BF6157" w:rsidP="00DF51C6">
      <w:pPr>
        <w:pStyle w:val="Textonotapie"/>
        <w:spacing w:line="240" w:lineRule="auto"/>
        <w:rPr>
          <w:ins w:id="67" w:author="agustina ventre" w:date="2018-11-28T09:47:00Z"/>
          <w:rFonts w:ascii="Arial Narrow" w:hAnsi="Arial Narrow"/>
          <w:sz w:val="16"/>
          <w:szCs w:val="16"/>
          <w:lang w:val="es-ES"/>
        </w:rPr>
      </w:pPr>
      <w:ins w:id="68" w:author="agustina ventre" w:date="2018-11-28T09:47:00Z">
        <w:r w:rsidRPr="003E429B">
          <w:rPr>
            <w:rStyle w:val="Refdenotaalpie"/>
            <w:rFonts w:ascii="Arial Narrow" w:hAnsi="Arial Narrow"/>
            <w:sz w:val="16"/>
            <w:szCs w:val="16"/>
          </w:rPr>
          <w:footnoteRef/>
        </w:r>
        <w:r w:rsidRPr="003E429B">
          <w:rPr>
            <w:rFonts w:ascii="Arial Narrow" w:hAnsi="Arial Narrow"/>
            <w:sz w:val="16"/>
            <w:szCs w:val="16"/>
            <w:lang w:val="es-ES"/>
          </w:rPr>
          <w:t xml:space="preserve"> </w:t>
        </w:r>
        <w:r w:rsidRPr="003E429B">
          <w:rPr>
            <w:rFonts w:ascii="Arial Narrow" w:hAnsi="Arial Narrow"/>
            <w:sz w:val="16"/>
            <w:szCs w:val="16"/>
            <w:lang w:val="es-ES" w:eastAsia="en-GB"/>
          </w:rPr>
          <w:t>Bascompte et al. 2003. P. Natl. Acad. Sci. USA. 100: 9</w:t>
        </w:r>
        <w:r w:rsidRPr="003E429B">
          <w:rPr>
            <w:rFonts w:ascii="Arial Narrow" w:hAnsi="Arial Narrow" w:cs="Frutiger-Bold"/>
            <w:bCs/>
            <w:sz w:val="16"/>
            <w:szCs w:val="16"/>
            <w:lang w:val="es-ES"/>
          </w:rPr>
          <w:t>383–9387</w:t>
        </w:r>
      </w:ins>
    </w:p>
  </w:footnote>
  <w:footnote w:id="9">
    <w:p w14:paraId="2DDC18B4" w14:textId="77777777" w:rsidR="00BF6157" w:rsidRPr="009961B2" w:rsidRDefault="00BF6157" w:rsidP="00DF51C6">
      <w:pPr>
        <w:pStyle w:val="Textonotapie"/>
        <w:spacing w:line="240" w:lineRule="auto"/>
        <w:jc w:val="both"/>
        <w:rPr>
          <w:ins w:id="69" w:author="agustina ventre" w:date="2018-11-28T09:47:00Z"/>
          <w:rFonts w:ascii="Arial Narrow" w:hAnsi="Arial Narrow"/>
          <w:sz w:val="16"/>
          <w:szCs w:val="16"/>
        </w:rPr>
      </w:pPr>
      <w:ins w:id="70" w:author="agustina ventre" w:date="2018-11-28T09:47:00Z">
        <w:r w:rsidRPr="003E429B">
          <w:rPr>
            <w:rStyle w:val="Refdenotaalpie"/>
            <w:rFonts w:ascii="Arial Narrow" w:hAnsi="Arial Narrow"/>
            <w:sz w:val="16"/>
            <w:szCs w:val="16"/>
          </w:rPr>
          <w:footnoteRef/>
        </w:r>
        <w:r w:rsidRPr="009961B2">
          <w:rPr>
            <w:rFonts w:ascii="Arial Narrow" w:hAnsi="Arial Narrow"/>
            <w:sz w:val="16"/>
            <w:szCs w:val="16"/>
          </w:rPr>
          <w:t xml:space="preserve"> </w:t>
        </w:r>
        <w:r w:rsidRPr="003E429B">
          <w:rPr>
            <w:rFonts w:ascii="Arial Narrow" w:hAnsi="Arial Narrow"/>
            <w:sz w:val="16"/>
            <w:szCs w:val="16"/>
            <w:lang w:val="nl-BE" w:eastAsia="en-GB"/>
          </w:rPr>
          <w:t>Blüthgen et al. 2006. BMC Ecology 6: 9</w:t>
        </w:r>
      </w:ins>
    </w:p>
  </w:footnote>
  <w:footnote w:id="10">
    <w:p w14:paraId="49188B99" w14:textId="77777777" w:rsidR="00BF6157" w:rsidRPr="003E429B" w:rsidRDefault="00BF6157" w:rsidP="00DF51C6">
      <w:pPr>
        <w:pStyle w:val="Textonotapie"/>
        <w:spacing w:line="240" w:lineRule="auto"/>
        <w:rPr>
          <w:rFonts w:ascii="Arial Narrow" w:hAnsi="Arial Narrow"/>
          <w:sz w:val="16"/>
          <w:szCs w:val="16"/>
          <w:lang w:val="en-US"/>
        </w:rPr>
      </w:pPr>
      <w:r w:rsidRPr="003E429B">
        <w:rPr>
          <w:rStyle w:val="Refdenotaalpie"/>
          <w:rFonts w:ascii="Arial Narrow" w:hAnsi="Arial Narrow"/>
          <w:sz w:val="16"/>
          <w:szCs w:val="16"/>
        </w:rPr>
        <w:footnoteRef/>
      </w:r>
      <w:r w:rsidRPr="002F374F">
        <w:rPr>
          <w:rFonts w:ascii="Arial Narrow" w:hAnsi="Arial Narrow"/>
          <w:sz w:val="16"/>
          <w:szCs w:val="16"/>
        </w:rPr>
        <w:t xml:space="preserve"> </w:t>
      </w:r>
      <w:r w:rsidRPr="002F374F">
        <w:rPr>
          <w:rFonts w:ascii="Arial Narrow" w:hAnsi="Arial Narrow" w:cs="Times-Roman"/>
          <w:sz w:val="16"/>
          <w:szCs w:val="16"/>
        </w:rPr>
        <w:t xml:space="preserve">Magurran 2004. </w:t>
      </w:r>
      <w:r w:rsidRPr="000D7939">
        <w:rPr>
          <w:rFonts w:ascii="Arial Narrow" w:hAnsi="Arial Narrow" w:cs="Times-Roman"/>
          <w:i/>
          <w:sz w:val="16"/>
          <w:szCs w:val="16"/>
          <w:lang w:val="en-US"/>
        </w:rPr>
        <w:t>Measuring biological diversity</w:t>
      </w:r>
      <w:r w:rsidRPr="000D7939">
        <w:rPr>
          <w:rFonts w:ascii="Arial Narrow" w:hAnsi="Arial Narrow" w:cs="Times-Roman"/>
          <w:sz w:val="16"/>
          <w:szCs w:val="16"/>
          <w:lang w:val="en-US"/>
        </w:rPr>
        <w:t>. 256 pp. Blackwell Oxford</w:t>
      </w:r>
    </w:p>
  </w:footnote>
  <w:footnote w:id="11">
    <w:p w14:paraId="4DB04239" w14:textId="77777777" w:rsidR="00BF6157" w:rsidRPr="00CB0770" w:rsidRDefault="00BF6157" w:rsidP="00DF51C6">
      <w:pPr>
        <w:pStyle w:val="Textonotapie"/>
        <w:spacing w:line="240" w:lineRule="auto"/>
        <w:rPr>
          <w:rFonts w:ascii="Arial Narrow" w:hAnsi="Arial Narrow"/>
          <w:sz w:val="16"/>
          <w:szCs w:val="16"/>
          <w:lang w:val="es-ES"/>
        </w:rPr>
      </w:pPr>
      <w:r w:rsidRPr="003E429B">
        <w:rPr>
          <w:rStyle w:val="Refdenotaalpie"/>
          <w:rFonts w:ascii="Arial Narrow" w:hAnsi="Arial Narrow"/>
          <w:sz w:val="16"/>
          <w:szCs w:val="16"/>
        </w:rPr>
        <w:footnoteRef/>
      </w:r>
      <w:r w:rsidRPr="002F374F">
        <w:rPr>
          <w:rFonts w:ascii="Arial Narrow" w:hAnsi="Arial Narrow"/>
          <w:sz w:val="16"/>
          <w:szCs w:val="16"/>
        </w:rPr>
        <w:t xml:space="preserve"> </w:t>
      </w:r>
      <w:r w:rsidRPr="002F374F">
        <w:rPr>
          <w:rFonts w:ascii="Arial Narrow" w:hAnsi="Arial Narrow"/>
          <w:noProof/>
          <w:sz w:val="16"/>
          <w:szCs w:val="16"/>
          <w:lang w:eastAsia="en-GB"/>
        </w:rPr>
        <w:t xml:space="preserve">Cardoso et al. 2015. </w:t>
      </w:r>
      <w:r w:rsidRPr="00AA6EB7">
        <w:rPr>
          <w:rFonts w:ascii="Arial Narrow" w:hAnsi="Arial Narrow"/>
          <w:noProof/>
          <w:sz w:val="16"/>
          <w:szCs w:val="16"/>
          <w:lang w:val="es-ES" w:eastAsia="en-GB"/>
        </w:rPr>
        <w:t xml:space="preserve">Methods Ecol. Evol. </w:t>
      </w:r>
      <w:r w:rsidRPr="00AA6EB7">
        <w:rPr>
          <w:rFonts w:ascii="Arial Narrow" w:hAnsi="Arial Narrow"/>
          <w:sz w:val="16"/>
          <w:szCs w:val="16"/>
          <w:lang w:val="es-ES"/>
        </w:rPr>
        <w:t>6: 232–236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55608"/>
    <w:multiLevelType w:val="hybridMultilevel"/>
    <w:tmpl w:val="404E6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9531B8C"/>
    <w:multiLevelType w:val="hybridMultilevel"/>
    <w:tmpl w:val="73E45784"/>
    <w:lvl w:ilvl="0" w:tplc="CF30F918">
      <w:start w:val="1"/>
      <w:numFmt w:val="bullet"/>
      <w:lvlText w:val=""/>
      <w:lvlJc w:val="left"/>
      <w:pPr>
        <w:ind w:left="1068" w:hanging="360"/>
      </w:pPr>
      <w:rPr>
        <w:rFonts w:ascii="Symbol" w:hAnsi="Symbol" w:hint="default"/>
        <w:sz w:val="22"/>
        <w:szCs w:val="22"/>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nsid w:val="7F872101"/>
    <w:multiLevelType w:val="hybridMultilevel"/>
    <w:tmpl w:val="17B6194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gustina ventre">
    <w15:presenceInfo w15:providerId="Windows Live" w15:userId="283f39f764de1133"/>
  </w15:person>
  <w15:person w15:author="Hans Jacquemyn">
    <w15:presenceInfo w15:providerId="AD" w15:userId="S-1-5-21-4060015860-3155939536-3220560164-103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8B5"/>
    <w:rsid w:val="00002EC7"/>
    <w:rsid w:val="00010174"/>
    <w:rsid w:val="00013C03"/>
    <w:rsid w:val="000225DE"/>
    <w:rsid w:val="0002537A"/>
    <w:rsid w:val="000502F5"/>
    <w:rsid w:val="000608C1"/>
    <w:rsid w:val="00067C1F"/>
    <w:rsid w:val="00075AD0"/>
    <w:rsid w:val="000B3881"/>
    <w:rsid w:val="000C5A21"/>
    <w:rsid w:val="000C7733"/>
    <w:rsid w:val="000D3440"/>
    <w:rsid w:val="000E2C2C"/>
    <w:rsid w:val="001001E0"/>
    <w:rsid w:val="00123CC6"/>
    <w:rsid w:val="00123E81"/>
    <w:rsid w:val="00132C01"/>
    <w:rsid w:val="00132F3B"/>
    <w:rsid w:val="0013512B"/>
    <w:rsid w:val="001378A2"/>
    <w:rsid w:val="00144F7B"/>
    <w:rsid w:val="00150E06"/>
    <w:rsid w:val="001516D3"/>
    <w:rsid w:val="0016152A"/>
    <w:rsid w:val="001A616D"/>
    <w:rsid w:val="001B37BB"/>
    <w:rsid w:val="001F1E62"/>
    <w:rsid w:val="001F5F03"/>
    <w:rsid w:val="00207B43"/>
    <w:rsid w:val="002141E6"/>
    <w:rsid w:val="0022442B"/>
    <w:rsid w:val="00226142"/>
    <w:rsid w:val="0024145E"/>
    <w:rsid w:val="00244FE7"/>
    <w:rsid w:val="00263B0A"/>
    <w:rsid w:val="0027729E"/>
    <w:rsid w:val="0028080C"/>
    <w:rsid w:val="002A5D9B"/>
    <w:rsid w:val="002A66B4"/>
    <w:rsid w:val="002D11E6"/>
    <w:rsid w:val="002E10A5"/>
    <w:rsid w:val="002E3BEC"/>
    <w:rsid w:val="002F3165"/>
    <w:rsid w:val="002F35D0"/>
    <w:rsid w:val="002F374F"/>
    <w:rsid w:val="002F3F9E"/>
    <w:rsid w:val="00325262"/>
    <w:rsid w:val="0032720C"/>
    <w:rsid w:val="003319D2"/>
    <w:rsid w:val="00336A0D"/>
    <w:rsid w:val="00340163"/>
    <w:rsid w:val="003403A5"/>
    <w:rsid w:val="00341201"/>
    <w:rsid w:val="0035246F"/>
    <w:rsid w:val="00362D47"/>
    <w:rsid w:val="00363D84"/>
    <w:rsid w:val="0038535A"/>
    <w:rsid w:val="00392CA6"/>
    <w:rsid w:val="00395833"/>
    <w:rsid w:val="0039647E"/>
    <w:rsid w:val="003C3AD9"/>
    <w:rsid w:val="003D0197"/>
    <w:rsid w:val="003D6CC6"/>
    <w:rsid w:val="003E77C2"/>
    <w:rsid w:val="004017D5"/>
    <w:rsid w:val="00401DFE"/>
    <w:rsid w:val="00403F16"/>
    <w:rsid w:val="00434387"/>
    <w:rsid w:val="00437BF4"/>
    <w:rsid w:val="00454E96"/>
    <w:rsid w:val="00476D92"/>
    <w:rsid w:val="00477BCE"/>
    <w:rsid w:val="004823FA"/>
    <w:rsid w:val="004A096D"/>
    <w:rsid w:val="004B37D0"/>
    <w:rsid w:val="004C5281"/>
    <w:rsid w:val="004D6313"/>
    <w:rsid w:val="004F519F"/>
    <w:rsid w:val="0052640C"/>
    <w:rsid w:val="005340B0"/>
    <w:rsid w:val="005353DC"/>
    <w:rsid w:val="00535DAE"/>
    <w:rsid w:val="0056111B"/>
    <w:rsid w:val="00585E4B"/>
    <w:rsid w:val="005A640E"/>
    <w:rsid w:val="005B1914"/>
    <w:rsid w:val="005C0080"/>
    <w:rsid w:val="005C6412"/>
    <w:rsid w:val="005D3AEF"/>
    <w:rsid w:val="005E09D3"/>
    <w:rsid w:val="005E0F57"/>
    <w:rsid w:val="0061202A"/>
    <w:rsid w:val="00614D91"/>
    <w:rsid w:val="006178B5"/>
    <w:rsid w:val="006206CD"/>
    <w:rsid w:val="006214B1"/>
    <w:rsid w:val="006226AF"/>
    <w:rsid w:val="00623609"/>
    <w:rsid w:val="00624813"/>
    <w:rsid w:val="00626409"/>
    <w:rsid w:val="00631F19"/>
    <w:rsid w:val="006354DA"/>
    <w:rsid w:val="00635BCD"/>
    <w:rsid w:val="00636C35"/>
    <w:rsid w:val="00642AC7"/>
    <w:rsid w:val="00660DC4"/>
    <w:rsid w:val="00663988"/>
    <w:rsid w:val="006646D0"/>
    <w:rsid w:val="00674D26"/>
    <w:rsid w:val="006828D3"/>
    <w:rsid w:val="006918D2"/>
    <w:rsid w:val="00693ED6"/>
    <w:rsid w:val="006B20C0"/>
    <w:rsid w:val="006C78B6"/>
    <w:rsid w:val="006D6537"/>
    <w:rsid w:val="006E3E65"/>
    <w:rsid w:val="006F1910"/>
    <w:rsid w:val="007004F1"/>
    <w:rsid w:val="00700550"/>
    <w:rsid w:val="00720C05"/>
    <w:rsid w:val="0074421C"/>
    <w:rsid w:val="00751C82"/>
    <w:rsid w:val="00754943"/>
    <w:rsid w:val="007715D7"/>
    <w:rsid w:val="007A47D3"/>
    <w:rsid w:val="007B37D2"/>
    <w:rsid w:val="007B5ADC"/>
    <w:rsid w:val="007D06AF"/>
    <w:rsid w:val="007D51E4"/>
    <w:rsid w:val="007E30BA"/>
    <w:rsid w:val="00810C43"/>
    <w:rsid w:val="00814DEE"/>
    <w:rsid w:val="00820024"/>
    <w:rsid w:val="00821DFC"/>
    <w:rsid w:val="00823EE0"/>
    <w:rsid w:val="008269E5"/>
    <w:rsid w:val="00851253"/>
    <w:rsid w:val="00853C44"/>
    <w:rsid w:val="00864B8E"/>
    <w:rsid w:val="0087064B"/>
    <w:rsid w:val="00874C5D"/>
    <w:rsid w:val="00882D68"/>
    <w:rsid w:val="00891B05"/>
    <w:rsid w:val="008A0F07"/>
    <w:rsid w:val="008B6BE4"/>
    <w:rsid w:val="008B6F22"/>
    <w:rsid w:val="008C2F8B"/>
    <w:rsid w:val="008D2704"/>
    <w:rsid w:val="008F1FDC"/>
    <w:rsid w:val="008F3642"/>
    <w:rsid w:val="008F7585"/>
    <w:rsid w:val="0091164A"/>
    <w:rsid w:val="00925F67"/>
    <w:rsid w:val="009367CF"/>
    <w:rsid w:val="009370F8"/>
    <w:rsid w:val="00966BC3"/>
    <w:rsid w:val="009837C6"/>
    <w:rsid w:val="009961B2"/>
    <w:rsid w:val="009A2482"/>
    <w:rsid w:val="009C7B2A"/>
    <w:rsid w:val="009E1611"/>
    <w:rsid w:val="009E2401"/>
    <w:rsid w:val="009F6FDB"/>
    <w:rsid w:val="00A00679"/>
    <w:rsid w:val="00A1602C"/>
    <w:rsid w:val="00A174EF"/>
    <w:rsid w:val="00A31CEE"/>
    <w:rsid w:val="00A40F77"/>
    <w:rsid w:val="00A41180"/>
    <w:rsid w:val="00A41A18"/>
    <w:rsid w:val="00A53099"/>
    <w:rsid w:val="00A5597B"/>
    <w:rsid w:val="00A57827"/>
    <w:rsid w:val="00A623DE"/>
    <w:rsid w:val="00A70E8D"/>
    <w:rsid w:val="00A74461"/>
    <w:rsid w:val="00A80D2A"/>
    <w:rsid w:val="00A845DF"/>
    <w:rsid w:val="00A87A6C"/>
    <w:rsid w:val="00A97207"/>
    <w:rsid w:val="00AA6EB7"/>
    <w:rsid w:val="00AB2742"/>
    <w:rsid w:val="00AC242B"/>
    <w:rsid w:val="00AC7C0B"/>
    <w:rsid w:val="00AD326D"/>
    <w:rsid w:val="00AE259C"/>
    <w:rsid w:val="00AE43DE"/>
    <w:rsid w:val="00B42DD9"/>
    <w:rsid w:val="00B47A76"/>
    <w:rsid w:val="00B93BB3"/>
    <w:rsid w:val="00BA5133"/>
    <w:rsid w:val="00BB03C8"/>
    <w:rsid w:val="00BB0599"/>
    <w:rsid w:val="00BB5D11"/>
    <w:rsid w:val="00BF6157"/>
    <w:rsid w:val="00C1467C"/>
    <w:rsid w:val="00C17CD3"/>
    <w:rsid w:val="00C21112"/>
    <w:rsid w:val="00C27811"/>
    <w:rsid w:val="00C32680"/>
    <w:rsid w:val="00C37FFE"/>
    <w:rsid w:val="00C42FDD"/>
    <w:rsid w:val="00C433A2"/>
    <w:rsid w:val="00C43A38"/>
    <w:rsid w:val="00C4667A"/>
    <w:rsid w:val="00C63912"/>
    <w:rsid w:val="00C83664"/>
    <w:rsid w:val="00CB0770"/>
    <w:rsid w:val="00CC1351"/>
    <w:rsid w:val="00CD242C"/>
    <w:rsid w:val="00CD564A"/>
    <w:rsid w:val="00CE656E"/>
    <w:rsid w:val="00CF0B28"/>
    <w:rsid w:val="00D01C3B"/>
    <w:rsid w:val="00D33F8F"/>
    <w:rsid w:val="00D51486"/>
    <w:rsid w:val="00D559D0"/>
    <w:rsid w:val="00D84363"/>
    <w:rsid w:val="00D8727F"/>
    <w:rsid w:val="00D93DB9"/>
    <w:rsid w:val="00DA1F05"/>
    <w:rsid w:val="00DC6A0D"/>
    <w:rsid w:val="00DD0444"/>
    <w:rsid w:val="00DD46C1"/>
    <w:rsid w:val="00DE0716"/>
    <w:rsid w:val="00DE07B6"/>
    <w:rsid w:val="00DE5042"/>
    <w:rsid w:val="00DF0EAC"/>
    <w:rsid w:val="00DF51C6"/>
    <w:rsid w:val="00DF7D5A"/>
    <w:rsid w:val="00DF7FD2"/>
    <w:rsid w:val="00E14DF2"/>
    <w:rsid w:val="00E161D4"/>
    <w:rsid w:val="00E43FA1"/>
    <w:rsid w:val="00E75D34"/>
    <w:rsid w:val="00E91798"/>
    <w:rsid w:val="00E92A66"/>
    <w:rsid w:val="00E96F77"/>
    <w:rsid w:val="00EA6350"/>
    <w:rsid w:val="00ED1743"/>
    <w:rsid w:val="00EE4450"/>
    <w:rsid w:val="00F2103B"/>
    <w:rsid w:val="00F467A0"/>
    <w:rsid w:val="00F552DA"/>
    <w:rsid w:val="00F673CD"/>
    <w:rsid w:val="00F838C9"/>
    <w:rsid w:val="00FB21C0"/>
    <w:rsid w:val="00FC0F49"/>
    <w:rsid w:val="00FC26EF"/>
    <w:rsid w:val="00FD26B1"/>
    <w:rsid w:val="00FF29B2"/>
    <w:rsid w:val="00FF732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42F91"/>
  <w15:docId w15:val="{304CD516-4CE4-4D34-9B81-91303204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C1351"/>
    <w:pPr>
      <w:keepNext/>
      <w:keepLines/>
      <w:spacing w:after="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3E77C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omment">
    <w:name w:val="comment"/>
    <w:basedOn w:val="Fuentedeprrafopredeter"/>
    <w:rsid w:val="006178B5"/>
  </w:style>
  <w:style w:type="paragraph" w:styleId="Textodeglobo">
    <w:name w:val="Balloon Text"/>
    <w:basedOn w:val="Normal"/>
    <w:link w:val="TextodegloboCar"/>
    <w:uiPriority w:val="99"/>
    <w:semiHidden/>
    <w:unhideWhenUsed/>
    <w:rsid w:val="006178B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78B5"/>
    <w:rPr>
      <w:rFonts w:ascii="Tahoma" w:hAnsi="Tahoma" w:cs="Tahoma"/>
      <w:sz w:val="16"/>
      <w:szCs w:val="16"/>
    </w:rPr>
  </w:style>
  <w:style w:type="character" w:styleId="Textodelmarcadordeposicin">
    <w:name w:val="Placeholder Text"/>
    <w:basedOn w:val="Fuentedeprrafopredeter"/>
    <w:uiPriority w:val="99"/>
    <w:semiHidden/>
    <w:rsid w:val="006178B5"/>
    <w:rPr>
      <w:color w:val="808080"/>
    </w:rPr>
  </w:style>
  <w:style w:type="table" w:styleId="Tablaconcuadrcula">
    <w:name w:val="Table Grid"/>
    <w:basedOn w:val="Tablanormal"/>
    <w:uiPriority w:val="39"/>
    <w:rsid w:val="00437B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F1910"/>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tulo1Car">
    <w:name w:val="Título 1 Car"/>
    <w:basedOn w:val="Fuentedeprrafopredeter"/>
    <w:link w:val="Ttulo1"/>
    <w:uiPriority w:val="9"/>
    <w:rsid w:val="00CC1351"/>
    <w:rPr>
      <w:rFonts w:eastAsiaTheme="majorEastAsia" w:cstheme="majorBidi"/>
      <w:b/>
      <w:szCs w:val="32"/>
    </w:rPr>
  </w:style>
  <w:style w:type="character" w:customStyle="1" w:styleId="Ttulo2Car">
    <w:name w:val="Título 2 Car"/>
    <w:basedOn w:val="Fuentedeprrafopredeter"/>
    <w:link w:val="Ttulo2"/>
    <w:uiPriority w:val="9"/>
    <w:semiHidden/>
    <w:rsid w:val="003E77C2"/>
    <w:rPr>
      <w:rFonts w:asciiTheme="majorHAnsi" w:eastAsiaTheme="majorEastAsia" w:hAnsiTheme="majorHAnsi" w:cstheme="majorBidi"/>
      <w:color w:val="365F91" w:themeColor="accent1" w:themeShade="BF"/>
      <w:sz w:val="26"/>
      <w:szCs w:val="26"/>
    </w:rPr>
  </w:style>
  <w:style w:type="paragraph" w:styleId="Textonotapie">
    <w:name w:val="footnote text"/>
    <w:basedOn w:val="Normal"/>
    <w:link w:val="TextonotapieCar"/>
    <w:uiPriority w:val="99"/>
    <w:unhideWhenUsed/>
    <w:rsid w:val="003E77C2"/>
    <w:pPr>
      <w:spacing w:after="0" w:line="259" w:lineRule="auto"/>
    </w:pPr>
    <w:rPr>
      <w:rFonts w:ascii="Times New Roman" w:eastAsia="Calibri" w:hAnsi="Times New Roman" w:cs="Times New Roman"/>
      <w:sz w:val="20"/>
      <w:szCs w:val="20"/>
      <w:lang w:val="en-GB"/>
    </w:rPr>
  </w:style>
  <w:style w:type="character" w:customStyle="1" w:styleId="TextonotapieCar">
    <w:name w:val="Texto nota pie Car"/>
    <w:basedOn w:val="Fuentedeprrafopredeter"/>
    <w:link w:val="Textonotapie"/>
    <w:uiPriority w:val="99"/>
    <w:rsid w:val="003E77C2"/>
    <w:rPr>
      <w:rFonts w:ascii="Times New Roman" w:eastAsia="Calibri" w:hAnsi="Times New Roman" w:cs="Times New Roman"/>
      <w:sz w:val="20"/>
      <w:szCs w:val="20"/>
      <w:lang w:val="en-GB"/>
    </w:rPr>
  </w:style>
  <w:style w:type="paragraph" w:styleId="Textonotaalfinal">
    <w:name w:val="endnote text"/>
    <w:basedOn w:val="Normal"/>
    <w:link w:val="TextonotaalfinalCar"/>
    <w:uiPriority w:val="99"/>
    <w:semiHidden/>
    <w:unhideWhenUsed/>
    <w:rsid w:val="003E77C2"/>
    <w:rPr>
      <w:rFonts w:ascii="Calibri" w:eastAsia="Calibri" w:hAnsi="Calibri" w:cs="Times New Roman"/>
      <w:sz w:val="20"/>
      <w:szCs w:val="20"/>
      <w:lang w:val="ca-ES"/>
    </w:rPr>
  </w:style>
  <w:style w:type="character" w:customStyle="1" w:styleId="TextonotaalfinalCar">
    <w:name w:val="Texto nota al final Car"/>
    <w:basedOn w:val="Fuentedeprrafopredeter"/>
    <w:link w:val="Textonotaalfinal"/>
    <w:uiPriority w:val="99"/>
    <w:semiHidden/>
    <w:rsid w:val="003E77C2"/>
    <w:rPr>
      <w:rFonts w:ascii="Calibri" w:eastAsia="Calibri" w:hAnsi="Calibri" w:cs="Times New Roman"/>
      <w:sz w:val="20"/>
      <w:szCs w:val="20"/>
      <w:lang w:val="ca-ES"/>
    </w:rPr>
  </w:style>
  <w:style w:type="character" w:styleId="Refdenotaalfinal">
    <w:name w:val="endnote reference"/>
    <w:uiPriority w:val="99"/>
    <w:unhideWhenUsed/>
    <w:rsid w:val="003E77C2"/>
    <w:rPr>
      <w:vertAlign w:val="superscript"/>
    </w:rPr>
  </w:style>
  <w:style w:type="character" w:customStyle="1" w:styleId="Subttulo1">
    <w:name w:val="Subtítulo1"/>
    <w:uiPriority w:val="99"/>
    <w:rsid w:val="003E77C2"/>
    <w:rPr>
      <w:rFonts w:cs="Times New Roman"/>
    </w:rPr>
  </w:style>
  <w:style w:type="character" w:customStyle="1" w:styleId="articletitle">
    <w:name w:val="articletitle"/>
    <w:rsid w:val="003E77C2"/>
  </w:style>
  <w:style w:type="character" w:customStyle="1" w:styleId="vol">
    <w:name w:val="vol"/>
    <w:rsid w:val="003E77C2"/>
  </w:style>
  <w:style w:type="character" w:customStyle="1" w:styleId="booktitle">
    <w:name w:val="booktitle"/>
    <w:rsid w:val="003E77C2"/>
  </w:style>
  <w:style w:type="character" w:customStyle="1" w:styleId="pubyear">
    <w:name w:val="pubyear"/>
    <w:rsid w:val="003E77C2"/>
  </w:style>
  <w:style w:type="character" w:styleId="Refdecomentario">
    <w:name w:val="annotation reference"/>
    <w:basedOn w:val="Fuentedeprrafopredeter"/>
    <w:uiPriority w:val="99"/>
    <w:semiHidden/>
    <w:unhideWhenUsed/>
    <w:rsid w:val="00E43FA1"/>
    <w:rPr>
      <w:sz w:val="16"/>
      <w:szCs w:val="16"/>
    </w:rPr>
  </w:style>
  <w:style w:type="paragraph" w:styleId="Textocomentario">
    <w:name w:val="annotation text"/>
    <w:basedOn w:val="Normal"/>
    <w:link w:val="TextocomentarioCar"/>
    <w:uiPriority w:val="99"/>
    <w:semiHidden/>
    <w:unhideWhenUsed/>
    <w:rsid w:val="00E43F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43FA1"/>
    <w:rPr>
      <w:sz w:val="20"/>
      <w:szCs w:val="20"/>
    </w:rPr>
  </w:style>
  <w:style w:type="paragraph" w:styleId="Asuntodelcomentario">
    <w:name w:val="annotation subject"/>
    <w:basedOn w:val="Textocomentario"/>
    <w:next w:val="Textocomentario"/>
    <w:link w:val="AsuntodelcomentarioCar"/>
    <w:uiPriority w:val="99"/>
    <w:semiHidden/>
    <w:unhideWhenUsed/>
    <w:rsid w:val="00E43FA1"/>
    <w:rPr>
      <w:b/>
      <w:bCs/>
    </w:rPr>
  </w:style>
  <w:style w:type="character" w:customStyle="1" w:styleId="AsuntodelcomentarioCar">
    <w:name w:val="Asunto del comentario Car"/>
    <w:basedOn w:val="TextocomentarioCar"/>
    <w:link w:val="Asuntodelcomentario"/>
    <w:uiPriority w:val="99"/>
    <w:semiHidden/>
    <w:rsid w:val="00E43FA1"/>
    <w:rPr>
      <w:b/>
      <w:bCs/>
      <w:sz w:val="20"/>
      <w:szCs w:val="20"/>
    </w:rPr>
  </w:style>
  <w:style w:type="paragraph" w:styleId="Prrafodelista">
    <w:name w:val="List Paragraph"/>
    <w:basedOn w:val="Normal"/>
    <w:uiPriority w:val="34"/>
    <w:qFormat/>
    <w:rsid w:val="0027729E"/>
    <w:pPr>
      <w:ind w:left="720"/>
    </w:pPr>
    <w:rPr>
      <w:rFonts w:ascii="Calibri" w:eastAsia="Calibri" w:hAnsi="Calibri" w:cs="Times New Roman"/>
      <w:sz w:val="28"/>
      <w:lang w:val="ca-ES"/>
    </w:rPr>
  </w:style>
  <w:style w:type="paragraph" w:customStyle="1" w:styleId="Default">
    <w:name w:val="Default"/>
    <w:rsid w:val="0027729E"/>
    <w:pPr>
      <w:autoSpaceDE w:val="0"/>
      <w:autoSpaceDN w:val="0"/>
      <w:adjustRightInd w:val="0"/>
      <w:spacing w:after="0" w:line="240" w:lineRule="auto"/>
    </w:pPr>
    <w:rPr>
      <w:rFonts w:ascii="Arial Narrow" w:eastAsia="Calibri" w:hAnsi="Arial Narrow" w:cs="Arial Narrow"/>
      <w:color w:val="000000"/>
      <w:sz w:val="24"/>
      <w:szCs w:val="24"/>
      <w:lang w:val="en-GB" w:eastAsia="en-GB"/>
    </w:rPr>
  </w:style>
  <w:style w:type="character" w:customStyle="1" w:styleId="m-4990101814468384498msoins">
    <w:name w:val="m_-4990101814468384498msoins"/>
    <w:uiPriority w:val="99"/>
    <w:rsid w:val="0027729E"/>
    <w:rPr>
      <w:rFonts w:cs="Times New Roman"/>
    </w:rPr>
  </w:style>
  <w:style w:type="character" w:styleId="Refdenotaalpie">
    <w:name w:val="footnote reference"/>
    <w:uiPriority w:val="99"/>
    <w:unhideWhenUsed/>
    <w:rsid w:val="00A174EF"/>
    <w:rPr>
      <w:vertAlign w:val="superscript"/>
    </w:rPr>
  </w:style>
  <w:style w:type="paragraph" w:styleId="Revisin">
    <w:name w:val="Revision"/>
    <w:hidden/>
    <w:uiPriority w:val="99"/>
    <w:semiHidden/>
    <w:rsid w:val="000E2C2C"/>
    <w:pPr>
      <w:spacing w:after="0" w:line="240" w:lineRule="auto"/>
    </w:pPr>
    <w:rPr>
      <w:rFonts w:ascii="Times New Roman" w:eastAsia="Calibri" w:hAnsi="Times New Roman"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5784292">
      <w:bodyDiv w:val="1"/>
      <w:marLeft w:val="0"/>
      <w:marRight w:val="0"/>
      <w:marTop w:val="0"/>
      <w:marBottom w:val="0"/>
      <w:divBdr>
        <w:top w:val="none" w:sz="0" w:space="0" w:color="auto"/>
        <w:left w:val="none" w:sz="0" w:space="0" w:color="auto"/>
        <w:bottom w:val="none" w:sz="0" w:space="0" w:color="auto"/>
        <w:right w:val="none" w:sz="0" w:space="0" w:color="auto"/>
      </w:divBdr>
      <w:divsChild>
        <w:div w:id="212231377">
          <w:marLeft w:val="0"/>
          <w:marRight w:val="0"/>
          <w:marTop w:val="0"/>
          <w:marBottom w:val="0"/>
          <w:divBdr>
            <w:top w:val="none" w:sz="0" w:space="0" w:color="auto"/>
            <w:left w:val="none" w:sz="0" w:space="0" w:color="auto"/>
            <w:bottom w:val="none" w:sz="0" w:space="0" w:color="auto"/>
            <w:right w:val="none" w:sz="0" w:space="0" w:color="auto"/>
          </w:divBdr>
          <w:divsChild>
            <w:div w:id="363949828">
              <w:marLeft w:val="0"/>
              <w:marRight w:val="0"/>
              <w:marTop w:val="0"/>
              <w:marBottom w:val="0"/>
              <w:divBdr>
                <w:top w:val="none" w:sz="0" w:space="0" w:color="auto"/>
                <w:left w:val="none" w:sz="0" w:space="0" w:color="auto"/>
                <w:bottom w:val="none" w:sz="0" w:space="0" w:color="auto"/>
                <w:right w:val="none" w:sz="0" w:space="0" w:color="auto"/>
              </w:divBdr>
            </w:div>
            <w:div w:id="404183300">
              <w:marLeft w:val="0"/>
              <w:marRight w:val="0"/>
              <w:marTop w:val="0"/>
              <w:marBottom w:val="0"/>
              <w:divBdr>
                <w:top w:val="none" w:sz="0" w:space="0" w:color="auto"/>
                <w:left w:val="none" w:sz="0" w:space="0" w:color="auto"/>
                <w:bottom w:val="none" w:sz="0" w:space="0" w:color="auto"/>
                <w:right w:val="none" w:sz="0" w:space="0" w:color="auto"/>
              </w:divBdr>
            </w:div>
            <w:div w:id="1495684102">
              <w:marLeft w:val="0"/>
              <w:marRight w:val="0"/>
              <w:marTop w:val="0"/>
              <w:marBottom w:val="0"/>
              <w:divBdr>
                <w:top w:val="none" w:sz="0" w:space="0" w:color="auto"/>
                <w:left w:val="none" w:sz="0" w:space="0" w:color="auto"/>
                <w:bottom w:val="none" w:sz="0" w:space="0" w:color="auto"/>
                <w:right w:val="none" w:sz="0" w:space="0" w:color="auto"/>
              </w:divBdr>
              <w:divsChild>
                <w:div w:id="442187226">
                  <w:marLeft w:val="0"/>
                  <w:marRight w:val="0"/>
                  <w:marTop w:val="0"/>
                  <w:marBottom w:val="0"/>
                  <w:divBdr>
                    <w:top w:val="none" w:sz="0" w:space="0" w:color="auto"/>
                    <w:left w:val="none" w:sz="0" w:space="0" w:color="auto"/>
                    <w:bottom w:val="none" w:sz="0" w:space="0" w:color="auto"/>
                    <w:right w:val="none" w:sz="0" w:space="0" w:color="auto"/>
                  </w:divBdr>
                </w:div>
                <w:div w:id="16577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32484">
          <w:marLeft w:val="0"/>
          <w:marRight w:val="0"/>
          <w:marTop w:val="0"/>
          <w:marBottom w:val="0"/>
          <w:divBdr>
            <w:top w:val="none" w:sz="0" w:space="0" w:color="auto"/>
            <w:left w:val="none" w:sz="0" w:space="0" w:color="auto"/>
            <w:bottom w:val="none" w:sz="0" w:space="0" w:color="auto"/>
            <w:right w:val="none" w:sz="0" w:space="0" w:color="auto"/>
          </w:divBdr>
          <w:divsChild>
            <w:div w:id="106848562">
              <w:marLeft w:val="0"/>
              <w:marRight w:val="0"/>
              <w:marTop w:val="0"/>
              <w:marBottom w:val="0"/>
              <w:divBdr>
                <w:top w:val="none" w:sz="0" w:space="0" w:color="auto"/>
                <w:left w:val="none" w:sz="0" w:space="0" w:color="auto"/>
                <w:bottom w:val="none" w:sz="0" w:space="0" w:color="auto"/>
                <w:right w:val="none" w:sz="0" w:space="0" w:color="auto"/>
              </w:divBdr>
              <w:divsChild>
                <w:div w:id="531264076">
                  <w:marLeft w:val="0"/>
                  <w:marRight w:val="0"/>
                  <w:marTop w:val="0"/>
                  <w:marBottom w:val="0"/>
                  <w:divBdr>
                    <w:top w:val="none" w:sz="0" w:space="0" w:color="auto"/>
                    <w:left w:val="none" w:sz="0" w:space="0" w:color="auto"/>
                    <w:bottom w:val="none" w:sz="0" w:space="0" w:color="auto"/>
                    <w:right w:val="none" w:sz="0" w:space="0" w:color="auto"/>
                  </w:divBdr>
                </w:div>
              </w:divsChild>
            </w:div>
            <w:div w:id="1899238923">
              <w:marLeft w:val="0"/>
              <w:marRight w:val="0"/>
              <w:marTop w:val="0"/>
              <w:marBottom w:val="0"/>
              <w:divBdr>
                <w:top w:val="none" w:sz="0" w:space="0" w:color="auto"/>
                <w:left w:val="none" w:sz="0" w:space="0" w:color="auto"/>
                <w:bottom w:val="none" w:sz="0" w:space="0" w:color="auto"/>
                <w:right w:val="none" w:sz="0" w:space="0" w:color="auto"/>
              </w:divBdr>
            </w:div>
            <w:div w:id="1909419600">
              <w:marLeft w:val="0"/>
              <w:marRight w:val="0"/>
              <w:marTop w:val="0"/>
              <w:marBottom w:val="0"/>
              <w:divBdr>
                <w:top w:val="none" w:sz="0" w:space="0" w:color="auto"/>
                <w:left w:val="none" w:sz="0" w:space="0" w:color="auto"/>
                <w:bottom w:val="none" w:sz="0" w:space="0" w:color="auto"/>
                <w:right w:val="none" w:sz="0" w:space="0" w:color="auto"/>
              </w:divBdr>
            </w:div>
          </w:divsChild>
        </w:div>
        <w:div w:id="596719086">
          <w:marLeft w:val="0"/>
          <w:marRight w:val="0"/>
          <w:marTop w:val="0"/>
          <w:marBottom w:val="0"/>
          <w:divBdr>
            <w:top w:val="none" w:sz="0" w:space="0" w:color="auto"/>
            <w:left w:val="none" w:sz="0" w:space="0" w:color="auto"/>
            <w:bottom w:val="none" w:sz="0" w:space="0" w:color="auto"/>
            <w:right w:val="none" w:sz="0" w:space="0" w:color="auto"/>
          </w:divBdr>
          <w:divsChild>
            <w:div w:id="1409888491">
              <w:marLeft w:val="0"/>
              <w:marRight w:val="0"/>
              <w:marTop w:val="0"/>
              <w:marBottom w:val="0"/>
              <w:divBdr>
                <w:top w:val="none" w:sz="0" w:space="0" w:color="auto"/>
                <w:left w:val="none" w:sz="0" w:space="0" w:color="auto"/>
                <w:bottom w:val="none" w:sz="0" w:space="0" w:color="auto"/>
                <w:right w:val="none" w:sz="0" w:space="0" w:color="auto"/>
              </w:divBdr>
            </w:div>
            <w:div w:id="2025353805">
              <w:marLeft w:val="0"/>
              <w:marRight w:val="0"/>
              <w:marTop w:val="0"/>
              <w:marBottom w:val="0"/>
              <w:divBdr>
                <w:top w:val="none" w:sz="0" w:space="0" w:color="auto"/>
                <w:left w:val="none" w:sz="0" w:space="0" w:color="auto"/>
                <w:bottom w:val="none" w:sz="0" w:space="0" w:color="auto"/>
                <w:right w:val="none" w:sz="0" w:space="0" w:color="auto"/>
              </w:divBdr>
              <w:divsChild>
                <w:div w:id="112869864">
                  <w:marLeft w:val="0"/>
                  <w:marRight w:val="0"/>
                  <w:marTop w:val="0"/>
                  <w:marBottom w:val="0"/>
                  <w:divBdr>
                    <w:top w:val="none" w:sz="0" w:space="0" w:color="auto"/>
                    <w:left w:val="none" w:sz="0" w:space="0" w:color="auto"/>
                    <w:bottom w:val="none" w:sz="0" w:space="0" w:color="auto"/>
                    <w:right w:val="none" w:sz="0" w:space="0" w:color="auto"/>
                  </w:divBdr>
                </w:div>
                <w:div w:id="11531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9776">
          <w:marLeft w:val="0"/>
          <w:marRight w:val="0"/>
          <w:marTop w:val="0"/>
          <w:marBottom w:val="0"/>
          <w:divBdr>
            <w:top w:val="none" w:sz="0" w:space="0" w:color="auto"/>
            <w:left w:val="none" w:sz="0" w:space="0" w:color="auto"/>
            <w:bottom w:val="none" w:sz="0" w:space="0" w:color="auto"/>
            <w:right w:val="none" w:sz="0" w:space="0" w:color="auto"/>
          </w:divBdr>
          <w:divsChild>
            <w:div w:id="923075167">
              <w:marLeft w:val="0"/>
              <w:marRight w:val="0"/>
              <w:marTop w:val="0"/>
              <w:marBottom w:val="0"/>
              <w:divBdr>
                <w:top w:val="none" w:sz="0" w:space="0" w:color="auto"/>
                <w:left w:val="none" w:sz="0" w:space="0" w:color="auto"/>
                <w:bottom w:val="none" w:sz="0" w:space="0" w:color="auto"/>
                <w:right w:val="none" w:sz="0" w:space="0" w:color="auto"/>
              </w:divBdr>
            </w:div>
            <w:div w:id="1097865419">
              <w:marLeft w:val="0"/>
              <w:marRight w:val="0"/>
              <w:marTop w:val="0"/>
              <w:marBottom w:val="0"/>
              <w:divBdr>
                <w:top w:val="none" w:sz="0" w:space="0" w:color="auto"/>
                <w:left w:val="none" w:sz="0" w:space="0" w:color="auto"/>
                <w:bottom w:val="none" w:sz="0" w:space="0" w:color="auto"/>
                <w:right w:val="none" w:sz="0" w:space="0" w:color="auto"/>
              </w:divBdr>
            </w:div>
            <w:div w:id="1902977278">
              <w:marLeft w:val="0"/>
              <w:marRight w:val="0"/>
              <w:marTop w:val="0"/>
              <w:marBottom w:val="0"/>
              <w:divBdr>
                <w:top w:val="none" w:sz="0" w:space="0" w:color="auto"/>
                <w:left w:val="none" w:sz="0" w:space="0" w:color="auto"/>
                <w:bottom w:val="none" w:sz="0" w:space="0" w:color="auto"/>
                <w:right w:val="none" w:sz="0" w:space="0" w:color="auto"/>
              </w:divBdr>
              <w:divsChild>
                <w:div w:id="1636637154">
                  <w:marLeft w:val="0"/>
                  <w:marRight w:val="0"/>
                  <w:marTop w:val="0"/>
                  <w:marBottom w:val="0"/>
                  <w:divBdr>
                    <w:top w:val="none" w:sz="0" w:space="0" w:color="auto"/>
                    <w:left w:val="none" w:sz="0" w:space="0" w:color="auto"/>
                    <w:bottom w:val="none" w:sz="0" w:space="0" w:color="auto"/>
                    <w:right w:val="none" w:sz="0" w:space="0" w:color="auto"/>
                  </w:divBdr>
                </w:div>
                <w:div w:id="20492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5090">
          <w:marLeft w:val="0"/>
          <w:marRight w:val="0"/>
          <w:marTop w:val="0"/>
          <w:marBottom w:val="0"/>
          <w:divBdr>
            <w:top w:val="none" w:sz="0" w:space="0" w:color="auto"/>
            <w:left w:val="none" w:sz="0" w:space="0" w:color="auto"/>
            <w:bottom w:val="none" w:sz="0" w:space="0" w:color="auto"/>
            <w:right w:val="none" w:sz="0" w:space="0" w:color="auto"/>
          </w:divBdr>
          <w:divsChild>
            <w:div w:id="193815585">
              <w:marLeft w:val="0"/>
              <w:marRight w:val="0"/>
              <w:marTop w:val="0"/>
              <w:marBottom w:val="0"/>
              <w:divBdr>
                <w:top w:val="none" w:sz="0" w:space="0" w:color="auto"/>
                <w:left w:val="none" w:sz="0" w:space="0" w:color="auto"/>
                <w:bottom w:val="none" w:sz="0" w:space="0" w:color="auto"/>
                <w:right w:val="none" w:sz="0" w:space="0" w:color="auto"/>
              </w:divBdr>
              <w:divsChild>
                <w:div w:id="294261014">
                  <w:marLeft w:val="0"/>
                  <w:marRight w:val="0"/>
                  <w:marTop w:val="0"/>
                  <w:marBottom w:val="0"/>
                  <w:divBdr>
                    <w:top w:val="none" w:sz="0" w:space="0" w:color="auto"/>
                    <w:left w:val="none" w:sz="0" w:space="0" w:color="auto"/>
                    <w:bottom w:val="none" w:sz="0" w:space="0" w:color="auto"/>
                    <w:right w:val="none" w:sz="0" w:space="0" w:color="auto"/>
                  </w:divBdr>
                </w:div>
              </w:divsChild>
            </w:div>
            <w:div w:id="810514204">
              <w:marLeft w:val="0"/>
              <w:marRight w:val="0"/>
              <w:marTop w:val="0"/>
              <w:marBottom w:val="0"/>
              <w:divBdr>
                <w:top w:val="none" w:sz="0" w:space="0" w:color="auto"/>
                <w:left w:val="none" w:sz="0" w:space="0" w:color="auto"/>
                <w:bottom w:val="none" w:sz="0" w:space="0" w:color="auto"/>
                <w:right w:val="none" w:sz="0" w:space="0" w:color="auto"/>
              </w:divBdr>
            </w:div>
            <w:div w:id="2087149860">
              <w:marLeft w:val="0"/>
              <w:marRight w:val="0"/>
              <w:marTop w:val="0"/>
              <w:marBottom w:val="0"/>
              <w:divBdr>
                <w:top w:val="none" w:sz="0" w:space="0" w:color="auto"/>
                <w:left w:val="none" w:sz="0" w:space="0" w:color="auto"/>
                <w:bottom w:val="none" w:sz="0" w:space="0" w:color="auto"/>
                <w:right w:val="none" w:sz="0" w:space="0" w:color="auto"/>
              </w:divBdr>
            </w:div>
          </w:divsChild>
        </w:div>
        <w:div w:id="1245410250">
          <w:marLeft w:val="0"/>
          <w:marRight w:val="0"/>
          <w:marTop w:val="0"/>
          <w:marBottom w:val="0"/>
          <w:divBdr>
            <w:top w:val="none" w:sz="0" w:space="0" w:color="auto"/>
            <w:left w:val="none" w:sz="0" w:space="0" w:color="auto"/>
            <w:bottom w:val="none" w:sz="0" w:space="0" w:color="auto"/>
            <w:right w:val="none" w:sz="0" w:space="0" w:color="auto"/>
          </w:divBdr>
          <w:divsChild>
            <w:div w:id="30693217">
              <w:marLeft w:val="0"/>
              <w:marRight w:val="0"/>
              <w:marTop w:val="0"/>
              <w:marBottom w:val="0"/>
              <w:divBdr>
                <w:top w:val="none" w:sz="0" w:space="0" w:color="auto"/>
                <w:left w:val="none" w:sz="0" w:space="0" w:color="auto"/>
                <w:bottom w:val="none" w:sz="0" w:space="0" w:color="auto"/>
                <w:right w:val="none" w:sz="0" w:space="0" w:color="auto"/>
              </w:divBdr>
            </w:div>
            <w:div w:id="992180943">
              <w:marLeft w:val="0"/>
              <w:marRight w:val="0"/>
              <w:marTop w:val="0"/>
              <w:marBottom w:val="0"/>
              <w:divBdr>
                <w:top w:val="none" w:sz="0" w:space="0" w:color="auto"/>
                <w:left w:val="none" w:sz="0" w:space="0" w:color="auto"/>
                <w:bottom w:val="none" w:sz="0" w:space="0" w:color="auto"/>
                <w:right w:val="none" w:sz="0" w:space="0" w:color="auto"/>
              </w:divBdr>
              <w:divsChild>
                <w:div w:id="449906051">
                  <w:marLeft w:val="0"/>
                  <w:marRight w:val="0"/>
                  <w:marTop w:val="0"/>
                  <w:marBottom w:val="0"/>
                  <w:divBdr>
                    <w:top w:val="none" w:sz="0" w:space="0" w:color="auto"/>
                    <w:left w:val="none" w:sz="0" w:space="0" w:color="auto"/>
                    <w:bottom w:val="none" w:sz="0" w:space="0" w:color="auto"/>
                    <w:right w:val="none" w:sz="0" w:space="0" w:color="auto"/>
                  </w:divBdr>
                </w:div>
                <w:div w:id="1945140658">
                  <w:marLeft w:val="0"/>
                  <w:marRight w:val="0"/>
                  <w:marTop w:val="0"/>
                  <w:marBottom w:val="0"/>
                  <w:divBdr>
                    <w:top w:val="none" w:sz="0" w:space="0" w:color="auto"/>
                    <w:left w:val="none" w:sz="0" w:space="0" w:color="auto"/>
                    <w:bottom w:val="none" w:sz="0" w:space="0" w:color="auto"/>
                    <w:right w:val="none" w:sz="0" w:space="0" w:color="auto"/>
                  </w:divBdr>
                </w:div>
              </w:divsChild>
            </w:div>
            <w:div w:id="1737362947">
              <w:marLeft w:val="0"/>
              <w:marRight w:val="0"/>
              <w:marTop w:val="0"/>
              <w:marBottom w:val="0"/>
              <w:divBdr>
                <w:top w:val="none" w:sz="0" w:space="0" w:color="auto"/>
                <w:left w:val="none" w:sz="0" w:space="0" w:color="auto"/>
                <w:bottom w:val="none" w:sz="0" w:space="0" w:color="auto"/>
                <w:right w:val="none" w:sz="0" w:space="0" w:color="auto"/>
              </w:divBdr>
            </w:div>
          </w:divsChild>
        </w:div>
        <w:div w:id="1578631434">
          <w:marLeft w:val="0"/>
          <w:marRight w:val="0"/>
          <w:marTop w:val="0"/>
          <w:marBottom w:val="0"/>
          <w:divBdr>
            <w:top w:val="none" w:sz="0" w:space="0" w:color="auto"/>
            <w:left w:val="none" w:sz="0" w:space="0" w:color="auto"/>
            <w:bottom w:val="none" w:sz="0" w:space="0" w:color="auto"/>
            <w:right w:val="none" w:sz="0" w:space="0" w:color="auto"/>
          </w:divBdr>
          <w:divsChild>
            <w:div w:id="921449321">
              <w:marLeft w:val="0"/>
              <w:marRight w:val="0"/>
              <w:marTop w:val="0"/>
              <w:marBottom w:val="0"/>
              <w:divBdr>
                <w:top w:val="none" w:sz="0" w:space="0" w:color="auto"/>
                <w:left w:val="none" w:sz="0" w:space="0" w:color="auto"/>
                <w:bottom w:val="none" w:sz="0" w:space="0" w:color="auto"/>
                <w:right w:val="none" w:sz="0" w:space="0" w:color="auto"/>
              </w:divBdr>
            </w:div>
            <w:div w:id="1068578895">
              <w:marLeft w:val="0"/>
              <w:marRight w:val="0"/>
              <w:marTop w:val="0"/>
              <w:marBottom w:val="0"/>
              <w:divBdr>
                <w:top w:val="none" w:sz="0" w:space="0" w:color="auto"/>
                <w:left w:val="none" w:sz="0" w:space="0" w:color="auto"/>
                <w:bottom w:val="none" w:sz="0" w:space="0" w:color="auto"/>
                <w:right w:val="none" w:sz="0" w:space="0" w:color="auto"/>
              </w:divBdr>
              <w:divsChild>
                <w:div w:id="899248779">
                  <w:marLeft w:val="0"/>
                  <w:marRight w:val="0"/>
                  <w:marTop w:val="0"/>
                  <w:marBottom w:val="0"/>
                  <w:divBdr>
                    <w:top w:val="none" w:sz="0" w:space="0" w:color="auto"/>
                    <w:left w:val="none" w:sz="0" w:space="0" w:color="auto"/>
                    <w:bottom w:val="none" w:sz="0" w:space="0" w:color="auto"/>
                    <w:right w:val="none" w:sz="0" w:space="0" w:color="auto"/>
                  </w:divBdr>
                </w:div>
                <w:div w:id="1553734786">
                  <w:marLeft w:val="0"/>
                  <w:marRight w:val="0"/>
                  <w:marTop w:val="0"/>
                  <w:marBottom w:val="0"/>
                  <w:divBdr>
                    <w:top w:val="none" w:sz="0" w:space="0" w:color="auto"/>
                    <w:left w:val="none" w:sz="0" w:space="0" w:color="auto"/>
                    <w:bottom w:val="none" w:sz="0" w:space="0" w:color="auto"/>
                    <w:right w:val="none" w:sz="0" w:space="0" w:color="auto"/>
                  </w:divBdr>
                </w:div>
              </w:divsChild>
            </w:div>
            <w:div w:id="10814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67A94AFF55F498E97195826367C8362"/>
        <w:category>
          <w:name w:val="Algemeen"/>
          <w:gallery w:val="placeholder"/>
        </w:category>
        <w:types>
          <w:type w:val="bbPlcHdr"/>
        </w:types>
        <w:behaviors>
          <w:behavior w:val="content"/>
        </w:behaviors>
        <w:guid w:val="{F8D9E64E-9A63-46A6-806A-13319D3B00EA}"/>
      </w:docPartPr>
      <w:docPartBody>
        <w:p w:rsidR="00550798" w:rsidRDefault="00CB0172" w:rsidP="00CB0172">
          <w:pPr>
            <w:pStyle w:val="967A94AFF55F498E97195826367C8362"/>
          </w:pPr>
          <w:r>
            <w:rPr>
              <w:lang w:val="en-US"/>
            </w:rPr>
            <w:t>Click here to insert your text.</w:t>
          </w:r>
        </w:p>
      </w:docPartBody>
    </w:docPart>
    <w:docPart>
      <w:docPartPr>
        <w:name w:val="BF54DFE9335F4BBDAEA6E735AFDF4A32"/>
        <w:category>
          <w:name w:val="Algemeen"/>
          <w:gallery w:val="placeholder"/>
        </w:category>
        <w:types>
          <w:type w:val="bbPlcHdr"/>
        </w:types>
        <w:behaviors>
          <w:behavior w:val="content"/>
        </w:behaviors>
        <w:guid w:val="{E069F2B5-C9DC-46A3-8DF1-3ADAADD31E0A}"/>
      </w:docPartPr>
      <w:docPartBody>
        <w:p w:rsidR="00550798" w:rsidRDefault="00CB0172" w:rsidP="00CB0172">
          <w:pPr>
            <w:pStyle w:val="BF54DFE9335F4BBDAEA6E735AFDF4A32"/>
          </w:pPr>
          <w:r>
            <w:rPr>
              <w:lang w:val="en-US"/>
            </w:rPr>
            <w:t>Click here to insert your text.</w:t>
          </w:r>
        </w:p>
      </w:docPartBody>
    </w:docPart>
    <w:docPart>
      <w:docPartPr>
        <w:name w:val="7C79C30BEE5848F78F0EFBED6FD0F603"/>
        <w:category>
          <w:name w:val="Algemeen"/>
          <w:gallery w:val="placeholder"/>
        </w:category>
        <w:types>
          <w:type w:val="bbPlcHdr"/>
        </w:types>
        <w:behaviors>
          <w:behavior w:val="content"/>
        </w:behaviors>
        <w:guid w:val="{0DFAF96D-72FE-4995-99BA-8F0F4D7F99F6}"/>
      </w:docPartPr>
      <w:docPartBody>
        <w:p w:rsidR="00550798" w:rsidRDefault="00CB0172" w:rsidP="00CB0172">
          <w:pPr>
            <w:pStyle w:val="7C79C30BEE5848F78F0EFBED6FD0F603"/>
          </w:pPr>
          <w:r>
            <w:rPr>
              <w:lang w:val="en-US"/>
            </w:rPr>
            <w:t>Click here to insert your text.</w:t>
          </w:r>
        </w:p>
      </w:docPartBody>
    </w:docPart>
    <w:docPart>
      <w:docPartPr>
        <w:name w:val="58130462207047A9808CB352CB713721"/>
        <w:category>
          <w:name w:val="Algemeen"/>
          <w:gallery w:val="placeholder"/>
        </w:category>
        <w:types>
          <w:type w:val="bbPlcHdr"/>
        </w:types>
        <w:behaviors>
          <w:behavior w:val="content"/>
        </w:behaviors>
        <w:guid w:val="{3EB09553-6CC7-4D7F-AEAF-48923ED756DE}"/>
      </w:docPartPr>
      <w:docPartBody>
        <w:p w:rsidR="00422E6F" w:rsidRDefault="005B6ECA" w:rsidP="005B6ECA">
          <w:pPr>
            <w:pStyle w:val="58130462207047A9808CB352CB713721"/>
          </w:pPr>
          <w:r>
            <w:rPr>
              <w:lang w:val="en-US"/>
            </w:rPr>
            <w:t>Click here to insert your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AdvGARB">
    <w:panose1 w:val="00000000000000000000"/>
    <w:charset w:val="00"/>
    <w:family w:val="roman"/>
    <w:notTrueType/>
    <w:pitch w:val="default"/>
    <w:sig w:usb0="00000003" w:usb1="00000000" w:usb2="00000000" w:usb3="00000000" w:csb0="00000001" w:csb1="00000000"/>
  </w:font>
  <w:font w:name="AdvBMa1">
    <w:panose1 w:val="00000000000000000000"/>
    <w:charset w:val="00"/>
    <w:family w:val="auto"/>
    <w:notTrueType/>
    <w:pitch w:val="default"/>
    <w:sig w:usb0="00000003" w:usb1="00000000" w:usb2="00000000" w:usb3="00000000" w:csb0="00000001" w:csb1="00000000"/>
  </w:font>
  <w:font w:name="Frutiger-Bold">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AdvTT4e89fb21">
    <w:panose1 w:val="00000000000000000000"/>
    <w:charset w:val="00"/>
    <w:family w:val="roman"/>
    <w:notTrueType/>
    <w:pitch w:val="default"/>
    <w:sig w:usb0="00000003" w:usb1="00000000" w:usb2="00000000" w:usb3="00000000" w:csb0="00000001" w:csb1="00000000"/>
  </w:font>
  <w:font w:name="AdvTTcb1ba73f.I">
    <w:panose1 w:val="00000000000000000000"/>
    <w:charset w:val="00"/>
    <w:family w:val="roman"/>
    <w:notTrueType/>
    <w:pitch w:val="default"/>
    <w:sig w:usb0="00000003" w:usb1="00000000" w:usb2="00000000" w:usb3="00000000" w:csb0="00000001" w:csb1="00000000"/>
  </w:font>
  <w:font w:name="AdvP41153C">
    <w:panose1 w:val="00000000000000000000"/>
    <w:charset w:val="00"/>
    <w:family w:val="roman"/>
    <w:notTrueType/>
    <w:pitch w:val="default"/>
    <w:sig w:usb0="00000003" w:usb1="00000000" w:usb2="00000000" w:usb3="00000000" w:csb0="00000001" w:csb1="00000000"/>
  </w:font>
  <w:font w:name="NewCenturySchlbk-Bold">
    <w:panose1 w:val="00000000000000000000"/>
    <w:charset w:val="00"/>
    <w:family w:val="roman"/>
    <w:notTrueType/>
    <w:pitch w:val="default"/>
    <w:sig w:usb0="00000003" w:usb1="00000000" w:usb2="00000000" w:usb3="00000000" w:csb0="00000001" w:csb1="00000000"/>
  </w:font>
  <w:font w:name="NewCenturySchlbk-Roman">
    <w:panose1 w:val="00000000000000000000"/>
    <w:charset w:val="00"/>
    <w:family w:val="roman"/>
    <w:notTrueType/>
    <w:pitch w:val="default"/>
    <w:sig w:usb0="00000003" w:usb1="00000000" w:usb2="00000000" w:usb3="00000000" w:csb0="00000001" w:csb1="00000000"/>
  </w:font>
  <w:font w:name="AdvOT61c24f70.I">
    <w:panose1 w:val="00000000000000000000"/>
    <w:charset w:val="00"/>
    <w:family w:val="swiss"/>
    <w:notTrueType/>
    <w:pitch w:val="default"/>
    <w:sig w:usb0="00000003" w:usb1="00000000" w:usb2="00000000" w:usb3="00000000" w:csb0="00000001" w:csb1="00000000"/>
  </w:font>
  <w:font w:name="AdvOTdcc99f76.B">
    <w:panose1 w:val="00000000000000000000"/>
    <w:charset w:val="00"/>
    <w:family w:val="swiss"/>
    <w:notTrueType/>
    <w:pitch w:val="default"/>
    <w:sig w:usb0="00000003" w:usb1="00000000" w:usb2="00000000" w:usb3="00000000" w:csb0="00000001" w:csb1="00000000"/>
  </w:font>
  <w:font w:name="AdvOTbfec020b">
    <w:panose1 w:val="00000000000000000000"/>
    <w:charset w:val="00"/>
    <w:family w:val="swiss"/>
    <w:notTrueType/>
    <w:pitch w:val="default"/>
    <w:sig w:usb0="00000003" w:usb1="00000000" w:usb2="00000000" w:usb3="00000000" w:csb0="00000001" w:csb1="00000000"/>
  </w:font>
  <w:font w:name="AdvGARAD-I">
    <w:panose1 w:val="00000000000000000000"/>
    <w:charset w:val="00"/>
    <w:family w:val="roman"/>
    <w:notTrueType/>
    <w:pitch w:val="default"/>
    <w:sig w:usb0="00000003" w:usb1="00000000" w:usb2="00000000" w:usb3="00000000" w:csb0="00000001" w:csb1="00000000"/>
  </w:font>
  <w:font w:name="AdvGARAD-SB">
    <w:panose1 w:val="00000000000000000000"/>
    <w:charset w:val="00"/>
    <w:family w:val="swiss"/>
    <w:notTrueType/>
    <w:pitch w:val="default"/>
    <w:sig w:usb0="00000003" w:usb1="00000000" w:usb2="00000000" w:usb3="00000000" w:csb0="00000001" w:csb1="00000000"/>
  </w:font>
  <w:font w:name="AdvGARAD-R">
    <w:panose1 w:val="00000000000000000000"/>
    <w:charset w:val="00"/>
    <w:family w:val="roman"/>
    <w:notTrueType/>
    <w:pitch w:val="default"/>
    <w:sig w:usb0="00000003" w:usb1="00000000" w:usb2="00000000" w:usb3="00000000" w:csb0="00000001" w:csb1="00000000"/>
  </w:font>
  <w:font w:name="AdvTT3713a231+20">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172"/>
    <w:rsid w:val="00126B9E"/>
    <w:rsid w:val="00130E35"/>
    <w:rsid w:val="0018777C"/>
    <w:rsid w:val="001B1376"/>
    <w:rsid w:val="001E6EEE"/>
    <w:rsid w:val="00213E23"/>
    <w:rsid w:val="00321DF9"/>
    <w:rsid w:val="0033293D"/>
    <w:rsid w:val="00422E6F"/>
    <w:rsid w:val="00540324"/>
    <w:rsid w:val="00550798"/>
    <w:rsid w:val="005B6ECA"/>
    <w:rsid w:val="00604E3D"/>
    <w:rsid w:val="006979F4"/>
    <w:rsid w:val="007E5CB1"/>
    <w:rsid w:val="007F580C"/>
    <w:rsid w:val="00877F97"/>
    <w:rsid w:val="00CB0172"/>
    <w:rsid w:val="00D17C7F"/>
    <w:rsid w:val="00D22F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FC58F5ECD4C2E92BD12F70CADBE0F">
    <w:name w:val="274FC58F5ECD4C2E92BD12F70CADBE0F"/>
    <w:rsid w:val="00CB0172"/>
    <w:pPr>
      <w:spacing w:after="200" w:line="276" w:lineRule="auto"/>
    </w:pPr>
    <w:rPr>
      <w:rFonts w:eastAsiaTheme="minorHAnsi"/>
      <w:lang w:eastAsia="en-US"/>
    </w:rPr>
  </w:style>
  <w:style w:type="paragraph" w:customStyle="1" w:styleId="967A94AFF55F498E97195826367C8362">
    <w:name w:val="967A94AFF55F498E97195826367C8362"/>
    <w:rsid w:val="00CB0172"/>
    <w:pPr>
      <w:spacing w:after="200" w:line="276" w:lineRule="auto"/>
    </w:pPr>
    <w:rPr>
      <w:rFonts w:eastAsiaTheme="minorHAnsi"/>
      <w:lang w:eastAsia="en-US"/>
    </w:rPr>
  </w:style>
  <w:style w:type="paragraph" w:customStyle="1" w:styleId="BF54DFE9335F4BBDAEA6E735AFDF4A32">
    <w:name w:val="BF54DFE9335F4BBDAEA6E735AFDF4A32"/>
    <w:rsid w:val="00CB0172"/>
    <w:pPr>
      <w:spacing w:after="200" w:line="276" w:lineRule="auto"/>
    </w:pPr>
    <w:rPr>
      <w:rFonts w:eastAsiaTheme="minorHAnsi"/>
      <w:lang w:eastAsia="en-US"/>
    </w:rPr>
  </w:style>
  <w:style w:type="paragraph" w:customStyle="1" w:styleId="7E871764E38B46DBA8DDC7AEB3A67EDD">
    <w:name w:val="7E871764E38B46DBA8DDC7AEB3A67EDD"/>
    <w:rsid w:val="00CB0172"/>
    <w:pPr>
      <w:spacing w:after="200" w:line="276" w:lineRule="auto"/>
    </w:pPr>
    <w:rPr>
      <w:rFonts w:eastAsiaTheme="minorHAnsi"/>
      <w:lang w:eastAsia="en-US"/>
    </w:rPr>
  </w:style>
  <w:style w:type="paragraph" w:customStyle="1" w:styleId="7C79C30BEE5848F78F0EFBED6FD0F603">
    <w:name w:val="7C79C30BEE5848F78F0EFBED6FD0F603"/>
    <w:rsid w:val="00CB0172"/>
    <w:pPr>
      <w:spacing w:after="200" w:line="276" w:lineRule="auto"/>
    </w:pPr>
    <w:rPr>
      <w:rFonts w:eastAsiaTheme="minorHAnsi"/>
      <w:lang w:eastAsia="en-US"/>
    </w:rPr>
  </w:style>
  <w:style w:type="paragraph" w:customStyle="1" w:styleId="0A17AB3F4847498BAC93598AFA332AA0">
    <w:name w:val="0A17AB3F4847498BAC93598AFA332AA0"/>
    <w:rsid w:val="00CB0172"/>
    <w:pPr>
      <w:spacing w:after="200" w:line="276" w:lineRule="auto"/>
    </w:pPr>
    <w:rPr>
      <w:rFonts w:eastAsiaTheme="minorHAnsi"/>
      <w:lang w:eastAsia="en-US"/>
    </w:rPr>
  </w:style>
  <w:style w:type="paragraph" w:customStyle="1" w:styleId="11A5DEEF82154149A4338D1E041E43B5">
    <w:name w:val="11A5DEEF82154149A4338D1E041E43B5"/>
    <w:rsid w:val="00CB0172"/>
    <w:pPr>
      <w:spacing w:after="200" w:line="276" w:lineRule="auto"/>
    </w:pPr>
    <w:rPr>
      <w:rFonts w:eastAsiaTheme="minorHAnsi"/>
      <w:lang w:eastAsia="en-US"/>
    </w:rPr>
  </w:style>
  <w:style w:type="paragraph" w:customStyle="1" w:styleId="58130462207047A9808CB352CB713721">
    <w:name w:val="58130462207047A9808CB352CB713721"/>
    <w:rsid w:val="005B6E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F74B74D89B604E934DF92B44E1FC5F" ma:contentTypeVersion="3" ma:contentTypeDescription="Create a new document." ma:contentTypeScope="" ma:versionID="4309d114f77a29b4c28118c6030c0a9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3F62C-9B83-4163-BEEF-3CDD273FBB39}">
  <ds:schemaRefs>
    <ds:schemaRef ds:uri="http://schemas.microsoft.com/sharepoint/v3/contenttype/forms"/>
  </ds:schemaRefs>
</ds:datastoreItem>
</file>

<file path=customXml/itemProps2.xml><?xml version="1.0" encoding="utf-8"?>
<ds:datastoreItem xmlns:ds="http://schemas.openxmlformats.org/officeDocument/2006/customXml" ds:itemID="{C8BD3FB0-E097-40AC-8D4E-63312CC07D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4AA819-34F3-4E12-8743-69B4A2169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02630C8-15B2-4849-A73F-928CE7DAB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11</Pages>
  <Words>18235</Words>
  <Characters>103945</Characters>
  <Application>Microsoft Office Word</Application>
  <DocSecurity>0</DocSecurity>
  <Lines>866</Lines>
  <Paragraphs>243</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Project_Outline_Template_Postdoc_Fellowship</vt:lpstr>
      <vt:lpstr>Project_Outline_Template_Postdoc_Fellowship</vt:lpstr>
      <vt:lpstr>Project_Outline_Template_Postdoc_Fellowship</vt:lpstr>
    </vt:vector>
  </TitlesOfParts>
  <Company/>
  <LinksUpToDate>false</LinksUpToDate>
  <CharactersWithSpaces>121937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Project_Outline_Template_Postdoc_Fellowship</dc:title>
  <dc:subject/>
  <dc:creator>Jente Van Den Broecke</dc:creator>
  <cp:keywords/>
  <dc:description/>
  <cp:lastModifiedBy>agustina ventre</cp:lastModifiedBy>
  <cp:revision>40</cp:revision>
  <cp:lastPrinted>2018-06-20T06:59:00Z</cp:lastPrinted>
  <dcterms:created xsi:type="dcterms:W3CDTF">2018-11-28T13:18:00Z</dcterms:created>
  <dcterms:modified xsi:type="dcterms:W3CDTF">2018-11-29T16:57:00Z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0x0101008EF74B74D89B604E934DF92B44E1FC5F</vt:lpwstr>
  </property>
  <property fmtid="{D5CDD505-2E9C-101B-9397-08002B2CF9AE}" pid="3" name="Jaar">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http://www.zotero.org/styles/new-phytologist</vt:lpwstr>
  </property>
  <property fmtid="{D5CDD505-2E9C-101B-9397-08002B2CF9AE}" pid="21" name="Mendeley Recent Style Name 8_1">
    <vt:lpwstr>New Phytologist</vt:lpwstr>
  </property>
  <property fmtid="{D5CDD505-2E9C-101B-9397-08002B2CF9AE}" pid="22" name="Mendeley Recent Style Id 9_1">
    <vt:lpwstr>http://www.zotero.org/styles/trees</vt:lpwstr>
  </property>
  <property fmtid="{D5CDD505-2E9C-101B-9397-08002B2CF9AE}" pid="23" name="Mendeley Recent Style Name 9_1">
    <vt:lpwstr>Trees</vt:lpwstr>
  </property>
  <property fmtid="{D5CDD505-2E9C-101B-9397-08002B2CF9AE}" pid="24" name="Mendeley Document_1">
    <vt:lpwstr>True</vt:lpwstr>
  </property>
  <property fmtid="{D5CDD505-2E9C-101B-9397-08002B2CF9AE}" pid="25" name="Mendeley Unique User Id_1">
    <vt:lpwstr>affccc75-f619-3a52-a7a1-fecc6aa20841</vt:lpwstr>
  </property>
  <property fmtid="{D5CDD505-2E9C-101B-9397-08002B2CF9AE}" pid="26" name="Mendeley Citation Style_1">
    <vt:lpwstr>http://www.zotero.org/styles/new-phytologist</vt:lpwstr>
  </property>
</Properties>
</file>